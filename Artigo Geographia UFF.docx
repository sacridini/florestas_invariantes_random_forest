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C4A47" w14:textId="1D0A4177"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Revisor 161958-1:</w:t>
      </w:r>
    </w:p>
    <w:p w14:paraId="2D7E3225" w14:textId="750FC7A1" w:rsidR="00E604F5" w:rsidRDefault="00E604F5" w:rsidP="00C94BBD">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Pág</w:t>
      </w:r>
      <w:proofErr w:type="spellEnd"/>
      <w:r>
        <w:rPr>
          <w:rFonts w:ascii="Times New Roman" w:hAnsi="Times New Roman" w:cs="Times New Roman"/>
          <w:bCs/>
          <w:sz w:val="24"/>
          <w:szCs w:val="24"/>
        </w:rPr>
        <w:t xml:space="preserve"> 6</w:t>
      </w:r>
      <w:r w:rsidR="00622224">
        <w:rPr>
          <w:rFonts w:ascii="Times New Roman" w:hAnsi="Times New Roman" w:cs="Times New Roman"/>
          <w:bCs/>
          <w:sz w:val="24"/>
          <w:szCs w:val="24"/>
        </w:rPr>
        <w:t xml:space="preserve"> -</w:t>
      </w:r>
      <w:r>
        <w:rPr>
          <w:rFonts w:ascii="Times New Roman" w:hAnsi="Times New Roman" w:cs="Times New Roman"/>
          <w:bCs/>
          <w:sz w:val="24"/>
          <w:szCs w:val="24"/>
        </w:rPr>
        <w:t xml:space="preserve"> Feita revisão do texto com má conectividade.</w:t>
      </w:r>
    </w:p>
    <w:p w14:paraId="4C6FC076" w14:textId="3C45A739" w:rsidR="00622224" w:rsidRDefault="00622224"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7 </w:t>
      </w:r>
      <w:r w:rsidR="00E44526">
        <w:rPr>
          <w:rFonts w:ascii="Times New Roman" w:hAnsi="Times New Roman" w:cs="Times New Roman"/>
          <w:bCs/>
          <w:sz w:val="24"/>
          <w:szCs w:val="24"/>
        </w:rPr>
        <w:t>– Feita</w:t>
      </w:r>
      <w:r>
        <w:rPr>
          <w:rFonts w:ascii="Times New Roman" w:hAnsi="Times New Roman" w:cs="Times New Roman"/>
          <w:bCs/>
          <w:sz w:val="24"/>
          <w:szCs w:val="24"/>
        </w:rPr>
        <w:t xml:space="preserve"> revisão do parágrafo repetitivo.</w:t>
      </w:r>
    </w:p>
    <w:p w14:paraId="572D0787" w14:textId="61F9F2B5" w:rsidR="0049641F" w:rsidRDefault="0049641F"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8 </w:t>
      </w:r>
      <w:r w:rsidR="00CD642D">
        <w:rPr>
          <w:rFonts w:ascii="Times New Roman" w:hAnsi="Times New Roman" w:cs="Times New Roman"/>
          <w:bCs/>
          <w:sz w:val="24"/>
          <w:szCs w:val="24"/>
        </w:rPr>
        <w:t>–</w:t>
      </w:r>
      <w:r>
        <w:rPr>
          <w:rFonts w:ascii="Times New Roman" w:hAnsi="Times New Roman" w:cs="Times New Roman"/>
          <w:bCs/>
          <w:sz w:val="24"/>
          <w:szCs w:val="24"/>
        </w:rPr>
        <w:t xml:space="preserve"> </w:t>
      </w:r>
      <w:r w:rsidR="00CD642D">
        <w:rPr>
          <w:rFonts w:ascii="Times New Roman" w:hAnsi="Times New Roman" w:cs="Times New Roman"/>
          <w:bCs/>
          <w:sz w:val="24"/>
          <w:szCs w:val="24"/>
        </w:rPr>
        <w:t>Inclusão de um fluxograma para melhor entendimento dos processos de validação cruzada</w:t>
      </w:r>
    </w:p>
    <w:p w14:paraId="703B0160" w14:textId="41091490" w:rsidR="00E44526" w:rsidRDefault="00E44526"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Pág. 9 – Adicionadas as porcentagens de área mapeada</w:t>
      </w:r>
    </w:p>
    <w:p w14:paraId="1466A292" w14:textId="49C57E3D" w:rsidR="002D1776" w:rsidRDefault="002D1776"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10 – Com o </w:t>
      </w:r>
      <w:proofErr w:type="spellStart"/>
      <w:r>
        <w:rPr>
          <w:rFonts w:ascii="Times New Roman" w:hAnsi="Times New Roman" w:cs="Times New Roman"/>
          <w:bCs/>
          <w:sz w:val="24"/>
          <w:szCs w:val="24"/>
        </w:rPr>
        <w:t>TimeSync</w:t>
      </w:r>
      <w:proofErr w:type="spellEnd"/>
      <w:r>
        <w:rPr>
          <w:rFonts w:ascii="Times New Roman" w:hAnsi="Times New Roman" w:cs="Times New Roman"/>
          <w:bCs/>
          <w:sz w:val="24"/>
          <w:szCs w:val="24"/>
        </w:rPr>
        <w:t xml:space="preserve"> é possível analisar visualmente toda a série temporal de forma visual e também espectral através de um gráfico. Parte do processo (e mais demorado) de validação </w:t>
      </w:r>
      <w:r w:rsidR="00C5548E">
        <w:rPr>
          <w:rFonts w:ascii="Times New Roman" w:hAnsi="Times New Roman" w:cs="Times New Roman"/>
          <w:bCs/>
          <w:sz w:val="24"/>
          <w:szCs w:val="24"/>
        </w:rPr>
        <w:t>d</w:t>
      </w:r>
      <w:r>
        <w:rPr>
          <w:rFonts w:ascii="Times New Roman" w:hAnsi="Times New Roman" w:cs="Times New Roman"/>
          <w:bCs/>
          <w:sz w:val="24"/>
          <w:szCs w:val="24"/>
        </w:rPr>
        <w:t xml:space="preserve">a ferramenta está na criação de uma série temporal anual com todos os pós-processamentos necessários para posterior análise. Com isso é possível entender se houve, por exemplo, um caso de falso positivo por conta da presença de sombras, nuvens, ou qualquer tipo de anomalia nas imagens </w:t>
      </w:r>
      <w:r w:rsidR="00C5548E">
        <w:rPr>
          <w:rFonts w:ascii="Times New Roman" w:hAnsi="Times New Roman" w:cs="Times New Roman"/>
          <w:bCs/>
          <w:sz w:val="24"/>
          <w:szCs w:val="24"/>
        </w:rPr>
        <w:t>utilizadas</w:t>
      </w:r>
      <w:r>
        <w:rPr>
          <w:rFonts w:ascii="Times New Roman" w:hAnsi="Times New Roman" w:cs="Times New Roman"/>
          <w:bCs/>
          <w:sz w:val="24"/>
          <w:szCs w:val="24"/>
        </w:rPr>
        <w:t xml:space="preserve"> na série. O processo é bastante similar ao método mais tradicional de análise </w:t>
      </w:r>
      <w:r w:rsidR="00C5548E">
        <w:rPr>
          <w:rFonts w:ascii="Times New Roman" w:hAnsi="Times New Roman" w:cs="Times New Roman"/>
          <w:bCs/>
          <w:sz w:val="24"/>
          <w:szCs w:val="24"/>
        </w:rPr>
        <w:t>onde</w:t>
      </w:r>
      <w:r>
        <w:rPr>
          <w:rFonts w:ascii="Times New Roman" w:hAnsi="Times New Roman" w:cs="Times New Roman"/>
          <w:bCs/>
          <w:sz w:val="24"/>
          <w:szCs w:val="24"/>
        </w:rPr>
        <w:t xml:space="preserve"> o analista </w:t>
      </w:r>
      <w:r w:rsidR="00C5548E">
        <w:rPr>
          <w:rFonts w:ascii="Times New Roman" w:hAnsi="Times New Roman" w:cs="Times New Roman"/>
          <w:bCs/>
          <w:sz w:val="24"/>
          <w:szCs w:val="24"/>
        </w:rPr>
        <w:t>classifica visualmente a amostra entre erro ou acerto</w:t>
      </w:r>
      <w:r>
        <w:rPr>
          <w:rFonts w:ascii="Times New Roman" w:hAnsi="Times New Roman" w:cs="Times New Roman"/>
          <w:bCs/>
          <w:sz w:val="24"/>
          <w:szCs w:val="24"/>
        </w:rPr>
        <w:t xml:space="preserve">. As amostras utilizadas para a validação podem ser acessadas </w:t>
      </w:r>
      <w:r w:rsidR="004F4664">
        <w:rPr>
          <w:rFonts w:ascii="Times New Roman" w:hAnsi="Times New Roman" w:cs="Times New Roman"/>
          <w:bCs/>
          <w:sz w:val="24"/>
          <w:szCs w:val="24"/>
        </w:rPr>
        <w:t>no</w:t>
      </w:r>
      <w:r>
        <w:rPr>
          <w:rFonts w:ascii="Times New Roman" w:hAnsi="Times New Roman" w:cs="Times New Roman"/>
          <w:bCs/>
          <w:sz w:val="24"/>
          <w:szCs w:val="24"/>
        </w:rPr>
        <w:t xml:space="preserve"> repositório online </w:t>
      </w:r>
      <w:r w:rsidR="004F4664">
        <w:rPr>
          <w:rFonts w:ascii="Times New Roman" w:hAnsi="Times New Roman" w:cs="Times New Roman"/>
          <w:bCs/>
          <w:sz w:val="24"/>
          <w:szCs w:val="24"/>
        </w:rPr>
        <w:t xml:space="preserve">criado </w:t>
      </w:r>
      <w:r>
        <w:rPr>
          <w:rFonts w:ascii="Times New Roman" w:hAnsi="Times New Roman" w:cs="Times New Roman"/>
          <w:bCs/>
          <w:sz w:val="24"/>
          <w:szCs w:val="24"/>
        </w:rPr>
        <w:t>na plataforma GitHub</w:t>
      </w:r>
      <w:r w:rsidR="004F4664">
        <w:rPr>
          <w:rFonts w:ascii="Times New Roman" w:hAnsi="Times New Roman" w:cs="Times New Roman"/>
          <w:bCs/>
          <w:sz w:val="24"/>
          <w:szCs w:val="24"/>
        </w:rPr>
        <w:t xml:space="preserve"> (</w:t>
      </w:r>
      <w:r w:rsidR="00C5548E">
        <w:rPr>
          <w:rFonts w:ascii="Verdana" w:hAnsi="Verdana"/>
          <w:b/>
          <w:bCs/>
          <w:color w:val="000000"/>
          <w:sz w:val="19"/>
          <w:szCs w:val="19"/>
          <w:shd w:val="clear" w:color="auto" w:fill="FFFFFF"/>
        </w:rPr>
        <w:t>https://tinyurl.com/y2kpgcvq</w:t>
      </w:r>
      <w:r w:rsidR="004F4664">
        <w:rPr>
          <w:rFonts w:ascii="Times New Roman" w:hAnsi="Times New Roman" w:cs="Times New Roman"/>
          <w:bCs/>
          <w:sz w:val="24"/>
          <w:szCs w:val="24"/>
        </w:rPr>
        <w:t xml:space="preserve">). O repositório também </w:t>
      </w:r>
      <w:r w:rsidR="00C5548E">
        <w:rPr>
          <w:rFonts w:ascii="Times New Roman" w:hAnsi="Times New Roman" w:cs="Times New Roman"/>
          <w:bCs/>
          <w:sz w:val="24"/>
          <w:szCs w:val="24"/>
        </w:rPr>
        <w:t>contém</w:t>
      </w:r>
      <w:r w:rsidR="004F4664">
        <w:rPr>
          <w:rFonts w:ascii="Times New Roman" w:hAnsi="Times New Roman" w:cs="Times New Roman"/>
          <w:bCs/>
          <w:sz w:val="24"/>
          <w:szCs w:val="24"/>
        </w:rPr>
        <w:t xml:space="preserve"> todos os códigos utilizados para </w:t>
      </w:r>
      <w:r w:rsidR="00C5548E">
        <w:rPr>
          <w:rFonts w:ascii="Times New Roman" w:hAnsi="Times New Roman" w:cs="Times New Roman"/>
          <w:bCs/>
          <w:sz w:val="24"/>
          <w:szCs w:val="24"/>
        </w:rPr>
        <w:t>a realização do</w:t>
      </w:r>
      <w:r w:rsidR="004F4664">
        <w:rPr>
          <w:rFonts w:ascii="Times New Roman" w:hAnsi="Times New Roman" w:cs="Times New Roman"/>
          <w:bCs/>
          <w:sz w:val="24"/>
          <w:szCs w:val="24"/>
        </w:rPr>
        <w:t xml:space="preserve">s processos descritos no artigo, assim como </w:t>
      </w:r>
      <w:r w:rsidR="00C5548E">
        <w:rPr>
          <w:rFonts w:ascii="Times New Roman" w:hAnsi="Times New Roman" w:cs="Times New Roman"/>
          <w:bCs/>
          <w:sz w:val="24"/>
          <w:szCs w:val="24"/>
        </w:rPr>
        <w:t xml:space="preserve">todos </w:t>
      </w:r>
      <w:r w:rsidR="004F4664">
        <w:rPr>
          <w:rFonts w:ascii="Times New Roman" w:hAnsi="Times New Roman" w:cs="Times New Roman"/>
          <w:bCs/>
          <w:sz w:val="24"/>
          <w:szCs w:val="24"/>
        </w:rPr>
        <w:t>os dados de entrada, alguns temporários importantes, resultados finais originais, mapas, amostras de treinamento e amostras utilizadas para a validação.</w:t>
      </w:r>
    </w:p>
    <w:p w14:paraId="0B6E78C8" w14:textId="77777777" w:rsidR="00C94BBD" w:rsidRDefault="00C94BBD" w:rsidP="00C94BBD">
      <w:pPr>
        <w:spacing w:line="360" w:lineRule="auto"/>
        <w:jc w:val="both"/>
        <w:rPr>
          <w:rFonts w:ascii="Times New Roman" w:hAnsi="Times New Roman" w:cs="Times New Roman"/>
          <w:bCs/>
          <w:sz w:val="24"/>
          <w:szCs w:val="24"/>
        </w:rPr>
      </w:pPr>
    </w:p>
    <w:p w14:paraId="186A9652" w14:textId="10DD0DFE"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Revisor 162554-1:</w:t>
      </w:r>
    </w:p>
    <w:p w14:paraId="4AE5C136" w14:textId="18CE47CE"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3 – Foram adicionadas as referências faltantes e houve correção do parágrafo para um melhor entendimento do processo descrito. </w:t>
      </w:r>
    </w:p>
    <w:p w14:paraId="3CA55AD7" w14:textId="688D091F" w:rsidR="00C94BBD" w:rsidRDefault="00C94BBD"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4 – Um novo mapa para a área de estudo foi gerado com uma melhor contextualização geográfica. </w:t>
      </w:r>
      <w:r w:rsidR="00336594">
        <w:rPr>
          <w:rFonts w:ascii="Times New Roman" w:hAnsi="Times New Roman" w:cs="Times New Roman"/>
          <w:bCs/>
          <w:sz w:val="24"/>
          <w:szCs w:val="24"/>
        </w:rPr>
        <w:t>Houve também</w:t>
      </w:r>
      <w:r w:rsidR="003B664D">
        <w:rPr>
          <w:rFonts w:ascii="Times New Roman" w:hAnsi="Times New Roman" w:cs="Times New Roman"/>
          <w:bCs/>
          <w:sz w:val="24"/>
          <w:szCs w:val="24"/>
        </w:rPr>
        <w:t xml:space="preserve"> um aprimoramento no texto marcado como confuso pelo revisor.</w:t>
      </w:r>
      <w:r w:rsidR="00336594">
        <w:rPr>
          <w:rFonts w:ascii="Times New Roman" w:hAnsi="Times New Roman" w:cs="Times New Roman"/>
          <w:bCs/>
          <w:sz w:val="24"/>
          <w:szCs w:val="24"/>
        </w:rPr>
        <w:t xml:space="preserve"> Além disso, realizou-se a correção da última parte do último parágrafo da introdução.</w:t>
      </w:r>
    </w:p>
    <w:p w14:paraId="36FC3A19" w14:textId="6ADAD7DE" w:rsidR="00AF2854" w:rsidRDefault="00AF2854"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Pág. 5 – Modificações realizadas.</w:t>
      </w:r>
      <w:r w:rsidR="002B2B47">
        <w:rPr>
          <w:rFonts w:ascii="Times New Roman" w:hAnsi="Times New Roman" w:cs="Times New Roman"/>
          <w:bCs/>
          <w:sz w:val="24"/>
          <w:szCs w:val="24"/>
        </w:rPr>
        <w:t xml:space="preserve"> PS: A mediana foi utilizada por ser uma medida que sofre menos influência de valores extremos. Neste caso, valores extremos são justamente valores relacionados a presença de nuvens/sombras na série. </w:t>
      </w:r>
    </w:p>
    <w:p w14:paraId="68986206" w14:textId="38466C99" w:rsidR="00C5777B" w:rsidRDefault="00C5777B" w:rsidP="00C94BBD">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Pág. 8 – Foi adicionado um texto explicando melhor as classes e o resultado final do mapeamento.</w:t>
      </w:r>
    </w:p>
    <w:p w14:paraId="4C554183" w14:textId="250DDD2C" w:rsidR="00280741" w:rsidRDefault="00280741" w:rsidP="0028074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Pág. 8 – Visualmente a imagem não agrega muito para um melhor entendimento. No entanto, a imagem original pode ser encontrada em um repositório criado na plataforma </w:t>
      </w:r>
      <w:r>
        <w:rPr>
          <w:rFonts w:ascii="Times New Roman" w:hAnsi="Times New Roman" w:cs="Times New Roman"/>
          <w:bCs/>
          <w:sz w:val="24"/>
          <w:szCs w:val="24"/>
        </w:rPr>
        <w:lastRenderedPageBreak/>
        <w:t>GitHub (</w:t>
      </w:r>
      <w:r>
        <w:rPr>
          <w:rFonts w:ascii="Verdana" w:hAnsi="Verdana"/>
          <w:b/>
          <w:bCs/>
          <w:color w:val="000000"/>
          <w:sz w:val="19"/>
          <w:szCs w:val="19"/>
          <w:shd w:val="clear" w:color="auto" w:fill="FFFFFF"/>
        </w:rPr>
        <w:t>https://tinyurl.com/y2kpgcvq</w:t>
      </w:r>
      <w:r>
        <w:rPr>
          <w:rFonts w:ascii="Times New Roman" w:hAnsi="Times New Roman" w:cs="Times New Roman"/>
          <w:bCs/>
          <w:sz w:val="24"/>
          <w:szCs w:val="24"/>
        </w:rPr>
        <w:t xml:space="preserve">). O link para o repositório foi adicionado ao corpo do texto. O repositório também contém todos os códigos utilizados para a realização dos processos descritos no artigo, assim como todos os dados de entrada, alguns temporários importantes, resultados finais originais, mapas, amostras de treinamento e amostras utilizadas para a validação. </w:t>
      </w:r>
    </w:p>
    <w:p w14:paraId="394D5A02" w14:textId="7DBF0ACA" w:rsidR="00280741" w:rsidRPr="00C94BBD" w:rsidRDefault="00280741" w:rsidP="00C94BBD">
      <w:pPr>
        <w:spacing w:line="360" w:lineRule="auto"/>
        <w:jc w:val="both"/>
        <w:rPr>
          <w:rFonts w:ascii="Times New Roman" w:hAnsi="Times New Roman" w:cs="Times New Roman"/>
          <w:bCs/>
          <w:sz w:val="24"/>
          <w:szCs w:val="24"/>
        </w:rPr>
      </w:pPr>
    </w:p>
    <w:p w14:paraId="738D7EAD" w14:textId="77777777" w:rsidR="00C94BBD" w:rsidRDefault="00C94BBD" w:rsidP="00262916">
      <w:pPr>
        <w:spacing w:line="360" w:lineRule="auto"/>
        <w:jc w:val="center"/>
        <w:rPr>
          <w:rFonts w:ascii="Times New Roman" w:hAnsi="Times New Roman" w:cs="Times New Roman"/>
          <w:b/>
          <w:sz w:val="24"/>
          <w:szCs w:val="24"/>
        </w:rPr>
      </w:pPr>
    </w:p>
    <w:p w14:paraId="70CC937C" w14:textId="77777777" w:rsidR="00C94BBD" w:rsidRDefault="00C94BBD" w:rsidP="00262916">
      <w:pPr>
        <w:spacing w:line="360" w:lineRule="auto"/>
        <w:jc w:val="center"/>
        <w:rPr>
          <w:rFonts w:ascii="Times New Roman" w:hAnsi="Times New Roman" w:cs="Times New Roman"/>
          <w:b/>
          <w:sz w:val="24"/>
          <w:szCs w:val="24"/>
        </w:rPr>
      </w:pPr>
    </w:p>
    <w:p w14:paraId="1EE652D6" w14:textId="1641AE68" w:rsidR="00262916" w:rsidRPr="000F7D22" w:rsidRDefault="00262916" w:rsidP="00262916">
      <w:pPr>
        <w:spacing w:line="360" w:lineRule="auto"/>
        <w:jc w:val="center"/>
        <w:rPr>
          <w:rFonts w:ascii="Times New Roman" w:hAnsi="Times New Roman" w:cs="Times New Roman"/>
          <w:b/>
          <w:sz w:val="24"/>
          <w:szCs w:val="24"/>
        </w:rPr>
      </w:pPr>
      <w:r w:rsidRPr="000F7D22">
        <w:rPr>
          <w:rFonts w:ascii="Times New Roman" w:hAnsi="Times New Roman" w:cs="Times New Roman"/>
          <w:b/>
          <w:sz w:val="24"/>
          <w:szCs w:val="24"/>
        </w:rPr>
        <w:t>DETECÇÃO DE ÁREAS DE FLORESTAS INVARIANTES EM SÉRIES TEMPORAIS UTILIZANDO RANDOM FOREST</w:t>
      </w:r>
    </w:p>
    <w:p w14:paraId="0504912C" w14:textId="77777777" w:rsidR="00262916" w:rsidRDefault="00262916" w:rsidP="00262916">
      <w:pPr>
        <w:spacing w:line="360" w:lineRule="auto"/>
        <w:jc w:val="both"/>
        <w:rPr>
          <w:rFonts w:ascii="Times New Roman" w:hAnsi="Times New Roman" w:cs="Times New Roman"/>
          <w:b/>
          <w:sz w:val="24"/>
          <w:szCs w:val="24"/>
        </w:rPr>
      </w:pPr>
    </w:p>
    <w:p w14:paraId="1B41E5A8" w14:textId="77777777" w:rsidR="00262916" w:rsidRPr="007C5EAB" w:rsidRDefault="00262916" w:rsidP="00262916">
      <w:pPr>
        <w:spacing w:line="360" w:lineRule="auto"/>
        <w:jc w:val="both"/>
        <w:rPr>
          <w:rFonts w:ascii="Times New Roman" w:hAnsi="Times New Roman" w:cs="Times New Roman"/>
          <w:b/>
          <w:sz w:val="24"/>
          <w:szCs w:val="24"/>
        </w:rPr>
      </w:pPr>
      <w:r w:rsidRPr="007C5EAB">
        <w:rPr>
          <w:rFonts w:ascii="Times New Roman" w:hAnsi="Times New Roman" w:cs="Times New Roman"/>
          <w:b/>
          <w:sz w:val="24"/>
          <w:szCs w:val="24"/>
        </w:rPr>
        <w:t>Resumo</w:t>
      </w:r>
    </w:p>
    <w:p w14:paraId="4A141900" w14:textId="3FD79FB3" w:rsidR="00262916" w:rsidRDefault="00262916" w:rsidP="00262916">
      <w:pPr>
        <w:spacing w:line="360" w:lineRule="auto"/>
        <w:ind w:firstLine="567"/>
        <w:jc w:val="both"/>
        <w:rPr>
          <w:rFonts w:ascii="Times New Roman" w:hAnsi="Times New Roman" w:cs="Times New Roman"/>
          <w:sz w:val="24"/>
          <w:szCs w:val="24"/>
        </w:rPr>
      </w:pPr>
      <w:r w:rsidRPr="00AF0BB5">
        <w:rPr>
          <w:rFonts w:ascii="Times New Roman" w:hAnsi="Times New Roman" w:cs="Times New Roman"/>
          <w:sz w:val="24"/>
          <w:szCs w:val="24"/>
        </w:rPr>
        <w:t>O surgimento de algoritmos de detecção de mudanças na vegetação na última década é impressionante. Mas os resultados gerados ainda possuem ruído que precisa ser tratado</w:t>
      </w:r>
      <w:r>
        <w:rPr>
          <w:rFonts w:ascii="Times New Roman" w:hAnsi="Times New Roman" w:cs="Times New Roman"/>
          <w:sz w:val="24"/>
          <w:szCs w:val="24"/>
        </w:rPr>
        <w:t xml:space="preserve"> com a utilização</w:t>
      </w:r>
      <w:r w:rsidRPr="00AF0BB5">
        <w:rPr>
          <w:rFonts w:ascii="Times New Roman" w:hAnsi="Times New Roman" w:cs="Times New Roman"/>
          <w:sz w:val="24"/>
          <w:szCs w:val="24"/>
        </w:rPr>
        <w:t xml:space="preserve"> de resultados de outros mapeamentos de cobertura vegetal. Além disso, a necessidade de gerar classes de uso do solo </w:t>
      </w:r>
      <w:r>
        <w:rPr>
          <w:rFonts w:ascii="Times New Roman" w:hAnsi="Times New Roman" w:cs="Times New Roman"/>
          <w:sz w:val="24"/>
          <w:szCs w:val="24"/>
        </w:rPr>
        <w:t>invariantes</w:t>
      </w:r>
      <w:r w:rsidRPr="00AF0BB5">
        <w:rPr>
          <w:rFonts w:ascii="Times New Roman" w:hAnsi="Times New Roman" w:cs="Times New Roman"/>
          <w:sz w:val="24"/>
          <w:szCs w:val="24"/>
        </w:rPr>
        <w:t xml:space="preserve"> ​​é importante </w:t>
      </w:r>
      <w:r>
        <w:rPr>
          <w:rFonts w:ascii="Times New Roman" w:hAnsi="Times New Roman" w:cs="Times New Roman"/>
          <w:sz w:val="24"/>
          <w:szCs w:val="24"/>
        </w:rPr>
        <w:t>para o melhor entendimento de processos que ocorrem em</w:t>
      </w:r>
      <w:r w:rsidRPr="00AF0BB5">
        <w:rPr>
          <w:rFonts w:ascii="Times New Roman" w:hAnsi="Times New Roman" w:cs="Times New Roman"/>
          <w:sz w:val="24"/>
          <w:szCs w:val="24"/>
        </w:rPr>
        <w:t xml:space="preserve"> áreas florestais. Pensando nisso, este trabalho busca criar uma nova forma de mapear essas áreas invariáveis ​​que possam ser utilizadas para mascarar ruídos e </w:t>
      </w:r>
      <w:r>
        <w:rPr>
          <w:rFonts w:ascii="Times New Roman" w:hAnsi="Times New Roman" w:cs="Times New Roman"/>
          <w:sz w:val="24"/>
          <w:szCs w:val="24"/>
        </w:rPr>
        <w:t xml:space="preserve">também </w:t>
      </w:r>
      <w:r w:rsidRPr="00AF0BB5">
        <w:rPr>
          <w:rFonts w:ascii="Times New Roman" w:hAnsi="Times New Roman" w:cs="Times New Roman"/>
          <w:sz w:val="24"/>
          <w:szCs w:val="24"/>
        </w:rPr>
        <w:t xml:space="preserve">como subsídio para outros estudos de conservação e restauração. A metodologia proposta usa a plataforma Google Earth Engine e um </w:t>
      </w:r>
      <w:r>
        <w:rPr>
          <w:rFonts w:ascii="Times New Roman" w:hAnsi="Times New Roman" w:cs="Times New Roman"/>
          <w:sz w:val="24"/>
          <w:szCs w:val="24"/>
        </w:rPr>
        <w:t>algoritmo de aprendizado de máquina: o</w:t>
      </w:r>
      <w:r w:rsidRPr="00AF0BB5">
        <w:rPr>
          <w:rFonts w:ascii="Times New Roman" w:hAnsi="Times New Roman" w:cs="Times New Roman"/>
          <w:sz w:val="24"/>
          <w:szCs w:val="24"/>
        </w:rPr>
        <w:t xml:space="preserve"> </w:t>
      </w:r>
      <w:r w:rsidRPr="008C64E9">
        <w:rPr>
          <w:rFonts w:ascii="Times New Roman" w:hAnsi="Times New Roman" w:cs="Times New Roman"/>
          <w:i/>
          <w:iCs/>
          <w:sz w:val="24"/>
          <w:szCs w:val="24"/>
        </w:rPr>
        <w:t>Random Forest</w:t>
      </w:r>
      <w:r>
        <w:rPr>
          <w:rFonts w:ascii="Times New Roman" w:hAnsi="Times New Roman" w:cs="Times New Roman"/>
          <w:sz w:val="24"/>
          <w:szCs w:val="24"/>
        </w:rPr>
        <w:t>,</w:t>
      </w:r>
      <w:r w:rsidRPr="00AF0BB5">
        <w:rPr>
          <w:rFonts w:ascii="Times New Roman" w:hAnsi="Times New Roman" w:cs="Times New Roman"/>
          <w:sz w:val="24"/>
          <w:szCs w:val="24"/>
        </w:rPr>
        <w:t xml:space="preserve"> para classificar áreas de floresta invariáveis ​​usando tod</w:t>
      </w:r>
      <w:r>
        <w:rPr>
          <w:rFonts w:ascii="Times New Roman" w:hAnsi="Times New Roman" w:cs="Times New Roman"/>
          <w:sz w:val="24"/>
          <w:szCs w:val="24"/>
        </w:rPr>
        <w:t>o o acervo</w:t>
      </w:r>
      <w:r w:rsidRPr="00AF0BB5">
        <w:rPr>
          <w:rFonts w:ascii="Times New Roman" w:hAnsi="Times New Roman" w:cs="Times New Roman"/>
          <w:sz w:val="24"/>
          <w:szCs w:val="24"/>
        </w:rPr>
        <w:t xml:space="preserve"> </w:t>
      </w:r>
      <w:r>
        <w:rPr>
          <w:rFonts w:ascii="Times New Roman" w:hAnsi="Times New Roman" w:cs="Times New Roman"/>
          <w:sz w:val="24"/>
          <w:szCs w:val="24"/>
        </w:rPr>
        <w:t>de</w:t>
      </w:r>
      <w:r w:rsidRPr="00AF0BB5">
        <w:rPr>
          <w:rFonts w:ascii="Times New Roman" w:hAnsi="Times New Roman" w:cs="Times New Roman"/>
          <w:sz w:val="24"/>
          <w:szCs w:val="24"/>
        </w:rPr>
        <w:t xml:space="preserve"> imagens </w:t>
      </w:r>
      <w:r>
        <w:rPr>
          <w:rFonts w:ascii="Times New Roman" w:hAnsi="Times New Roman" w:cs="Times New Roman"/>
          <w:sz w:val="24"/>
          <w:szCs w:val="24"/>
        </w:rPr>
        <w:t>da</w:t>
      </w:r>
      <w:r w:rsidRPr="00AF0BB5">
        <w:rPr>
          <w:rFonts w:ascii="Times New Roman" w:hAnsi="Times New Roman" w:cs="Times New Roman"/>
          <w:sz w:val="24"/>
          <w:szCs w:val="24"/>
        </w:rPr>
        <w:t xml:space="preserve"> série temporal </w:t>
      </w:r>
      <w:r>
        <w:rPr>
          <w:rFonts w:ascii="Times New Roman" w:hAnsi="Times New Roman" w:cs="Times New Roman"/>
          <w:sz w:val="24"/>
          <w:szCs w:val="24"/>
        </w:rPr>
        <w:t xml:space="preserve">Landsat, </w:t>
      </w:r>
      <w:r w:rsidRPr="00AF0BB5">
        <w:rPr>
          <w:rFonts w:ascii="Times New Roman" w:hAnsi="Times New Roman" w:cs="Times New Roman"/>
          <w:sz w:val="24"/>
          <w:szCs w:val="24"/>
        </w:rPr>
        <w:t xml:space="preserve">de uma </w:t>
      </w:r>
      <w:r>
        <w:rPr>
          <w:rFonts w:ascii="Times New Roman" w:hAnsi="Times New Roman" w:cs="Times New Roman"/>
          <w:sz w:val="24"/>
          <w:szCs w:val="24"/>
        </w:rPr>
        <w:t xml:space="preserve">só </w:t>
      </w:r>
      <w:r w:rsidRPr="00AF0BB5">
        <w:rPr>
          <w:rFonts w:ascii="Times New Roman" w:hAnsi="Times New Roman" w:cs="Times New Roman"/>
          <w:sz w:val="24"/>
          <w:szCs w:val="24"/>
        </w:rPr>
        <w:t xml:space="preserve">vez. Os resultados mostraram que a nova abordagem </w:t>
      </w:r>
      <w:r>
        <w:rPr>
          <w:rFonts w:ascii="Times New Roman" w:hAnsi="Times New Roman" w:cs="Times New Roman"/>
          <w:sz w:val="24"/>
          <w:szCs w:val="24"/>
        </w:rPr>
        <w:t>teve melhor desempenho</w:t>
      </w:r>
      <w:r w:rsidRPr="00AF0BB5">
        <w:rPr>
          <w:rFonts w:ascii="Times New Roman" w:hAnsi="Times New Roman" w:cs="Times New Roman"/>
          <w:sz w:val="24"/>
          <w:szCs w:val="24"/>
        </w:rPr>
        <w:t xml:space="preserve"> do que o </w:t>
      </w:r>
      <w:r>
        <w:rPr>
          <w:rFonts w:ascii="Times New Roman" w:hAnsi="Times New Roman" w:cs="Times New Roman"/>
          <w:sz w:val="24"/>
          <w:szCs w:val="24"/>
        </w:rPr>
        <w:t>uso de técnicas mais tradicionais como a agregação de mapeamentos de uso e cobertura anuais,</w:t>
      </w:r>
      <w:r w:rsidRPr="00AF0BB5">
        <w:rPr>
          <w:rFonts w:ascii="Times New Roman" w:hAnsi="Times New Roman" w:cs="Times New Roman"/>
          <w:sz w:val="24"/>
          <w:szCs w:val="24"/>
        </w:rPr>
        <w:t xml:space="preserve"> </w:t>
      </w:r>
      <w:r>
        <w:rPr>
          <w:rFonts w:ascii="Times New Roman" w:hAnsi="Times New Roman" w:cs="Times New Roman"/>
          <w:sz w:val="24"/>
          <w:szCs w:val="24"/>
        </w:rPr>
        <w:t>com</w:t>
      </w:r>
      <w:r w:rsidRPr="00AF0BB5">
        <w:rPr>
          <w:rFonts w:ascii="Times New Roman" w:hAnsi="Times New Roman" w:cs="Times New Roman"/>
          <w:sz w:val="24"/>
          <w:szCs w:val="24"/>
        </w:rPr>
        <w:t xml:space="preserve"> uma </w:t>
      </w:r>
      <w:r>
        <w:rPr>
          <w:rFonts w:ascii="Times New Roman" w:hAnsi="Times New Roman" w:cs="Times New Roman"/>
          <w:sz w:val="24"/>
          <w:szCs w:val="24"/>
        </w:rPr>
        <w:t>acurácia global</w:t>
      </w:r>
      <w:r w:rsidRPr="00AF0BB5">
        <w:rPr>
          <w:rFonts w:ascii="Times New Roman" w:hAnsi="Times New Roman" w:cs="Times New Roman"/>
          <w:sz w:val="24"/>
          <w:szCs w:val="24"/>
        </w:rPr>
        <w:t xml:space="preserve"> de 91,7%. </w:t>
      </w:r>
      <w:r>
        <w:rPr>
          <w:rFonts w:ascii="Times New Roman" w:hAnsi="Times New Roman" w:cs="Times New Roman"/>
          <w:sz w:val="24"/>
          <w:szCs w:val="24"/>
        </w:rPr>
        <w:t>O</w:t>
      </w:r>
      <w:r w:rsidRPr="00AF0BB5">
        <w:rPr>
          <w:rFonts w:ascii="Times New Roman" w:hAnsi="Times New Roman" w:cs="Times New Roman"/>
          <w:sz w:val="24"/>
          <w:szCs w:val="24"/>
        </w:rPr>
        <w:t xml:space="preserve"> trabalho busca</w:t>
      </w:r>
      <w:r>
        <w:rPr>
          <w:rFonts w:ascii="Times New Roman" w:hAnsi="Times New Roman" w:cs="Times New Roman"/>
          <w:sz w:val="24"/>
          <w:szCs w:val="24"/>
        </w:rPr>
        <w:t xml:space="preserve"> ainda</w:t>
      </w:r>
      <w:r w:rsidRPr="00AF0BB5">
        <w:rPr>
          <w:rFonts w:ascii="Times New Roman" w:hAnsi="Times New Roman" w:cs="Times New Roman"/>
          <w:sz w:val="24"/>
          <w:szCs w:val="24"/>
        </w:rPr>
        <w:t xml:space="preserve"> contribuir com a comunidade de sensoriamento remoto </w:t>
      </w:r>
      <w:r>
        <w:rPr>
          <w:rFonts w:ascii="Times New Roman" w:hAnsi="Times New Roman" w:cs="Times New Roman"/>
          <w:sz w:val="24"/>
          <w:szCs w:val="24"/>
        </w:rPr>
        <w:t>ao apresentar</w:t>
      </w:r>
      <w:r w:rsidRPr="00AF0BB5">
        <w:rPr>
          <w:rFonts w:ascii="Times New Roman" w:hAnsi="Times New Roman" w:cs="Times New Roman"/>
          <w:sz w:val="24"/>
          <w:szCs w:val="24"/>
        </w:rPr>
        <w:t xml:space="preserve">, após exaustivos testes, </w:t>
      </w:r>
      <w:r>
        <w:rPr>
          <w:rFonts w:ascii="Times New Roman" w:hAnsi="Times New Roman" w:cs="Times New Roman"/>
          <w:sz w:val="24"/>
          <w:szCs w:val="24"/>
        </w:rPr>
        <w:t>as melhores</w:t>
      </w:r>
      <w:r w:rsidRPr="00AF0BB5">
        <w:rPr>
          <w:rFonts w:ascii="Times New Roman" w:hAnsi="Times New Roman" w:cs="Times New Roman"/>
          <w:sz w:val="24"/>
          <w:szCs w:val="24"/>
        </w:rPr>
        <w:t xml:space="preserve"> opções de variáveis ​​a serem utilizadas neste tipo de </w:t>
      </w:r>
      <w:r>
        <w:rPr>
          <w:rFonts w:ascii="Times New Roman" w:hAnsi="Times New Roman" w:cs="Times New Roman"/>
          <w:sz w:val="24"/>
          <w:szCs w:val="24"/>
        </w:rPr>
        <w:t>classificação</w:t>
      </w:r>
      <w:r w:rsidRPr="00AF0BB5">
        <w:rPr>
          <w:rFonts w:ascii="Times New Roman" w:hAnsi="Times New Roman" w:cs="Times New Roman"/>
          <w:sz w:val="24"/>
          <w:szCs w:val="24"/>
        </w:rPr>
        <w:t>.</w:t>
      </w:r>
    </w:p>
    <w:p w14:paraId="000FECF8" w14:textId="77777777" w:rsidR="00262916" w:rsidRDefault="00262916" w:rsidP="00262916">
      <w:pPr>
        <w:spacing w:line="360" w:lineRule="auto"/>
        <w:ind w:firstLine="567"/>
        <w:jc w:val="both"/>
        <w:rPr>
          <w:rFonts w:ascii="Times New Roman" w:hAnsi="Times New Roman" w:cs="Times New Roman"/>
          <w:sz w:val="24"/>
          <w:szCs w:val="24"/>
        </w:rPr>
      </w:pPr>
    </w:p>
    <w:p w14:paraId="7E02A302" w14:textId="77777777" w:rsidR="00262916" w:rsidRDefault="00262916" w:rsidP="00262916">
      <w:pPr>
        <w:spacing w:line="360" w:lineRule="auto"/>
        <w:jc w:val="both"/>
        <w:rPr>
          <w:rFonts w:ascii="Times New Roman" w:hAnsi="Times New Roman" w:cs="Times New Roman"/>
          <w:sz w:val="24"/>
          <w:szCs w:val="24"/>
        </w:rPr>
      </w:pPr>
      <w:r>
        <w:rPr>
          <w:rFonts w:ascii="Times New Roman" w:hAnsi="Times New Roman" w:cs="Times New Roman"/>
          <w:b/>
          <w:sz w:val="24"/>
          <w:szCs w:val="24"/>
        </w:rPr>
        <w:t>Palavras-chave</w:t>
      </w:r>
      <w:r w:rsidRPr="000F7D22">
        <w:rPr>
          <w:rFonts w:ascii="Times New Roman" w:hAnsi="Times New Roman" w:cs="Times New Roman"/>
          <w:sz w:val="24"/>
          <w:szCs w:val="24"/>
        </w:rPr>
        <w:t>: Séries Temporais, Detecção de Mudanças, Florestas, Google Earth Engine, Random Forest</w:t>
      </w:r>
    </w:p>
    <w:p w14:paraId="4634776B" w14:textId="77777777" w:rsidR="00262916" w:rsidRPr="00AF0BB5" w:rsidRDefault="00262916" w:rsidP="00262916">
      <w:pPr>
        <w:spacing w:line="360" w:lineRule="auto"/>
        <w:jc w:val="both"/>
        <w:rPr>
          <w:rFonts w:ascii="Times New Roman" w:hAnsi="Times New Roman" w:cs="Times New Roman"/>
          <w:b/>
          <w:sz w:val="24"/>
          <w:szCs w:val="24"/>
        </w:rPr>
      </w:pPr>
    </w:p>
    <w:p w14:paraId="65D61684" w14:textId="77777777" w:rsidR="00262916" w:rsidRPr="000F7D22" w:rsidRDefault="00262916" w:rsidP="00262916">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Abstract</w:t>
      </w:r>
    </w:p>
    <w:p w14:paraId="612AAD34" w14:textId="77777777" w:rsidR="00262916" w:rsidRPr="00AF0BB5" w:rsidRDefault="00262916" w:rsidP="00262916">
      <w:pPr>
        <w:spacing w:line="360" w:lineRule="auto"/>
        <w:ind w:firstLine="567"/>
        <w:jc w:val="both"/>
        <w:rPr>
          <w:rFonts w:ascii="Times New Roman" w:hAnsi="Times New Roman" w:cs="Times New Roman"/>
          <w:sz w:val="24"/>
          <w:szCs w:val="24"/>
          <w:lang w:val="en-US"/>
        </w:rPr>
      </w:pPr>
      <w:r w:rsidRPr="00AF0BB5">
        <w:rPr>
          <w:rFonts w:ascii="Times New Roman" w:hAnsi="Times New Roman" w:cs="Times New Roman"/>
          <w:sz w:val="24"/>
          <w:szCs w:val="24"/>
          <w:lang w:val="en-US"/>
        </w:rPr>
        <w:t xml:space="preserve">The emergence of vegetation change detection algorithms in the last decade is impressive. But the results still have a lot of noise that needs to be cleaned. And the data </w:t>
      </w:r>
      <w:r w:rsidRPr="00AF0BB5">
        <w:rPr>
          <w:rFonts w:ascii="Times New Roman" w:hAnsi="Times New Roman" w:cs="Times New Roman"/>
          <w:sz w:val="24"/>
          <w:szCs w:val="24"/>
          <w:lang w:val="en-US"/>
        </w:rPr>
        <w:lastRenderedPageBreak/>
        <w:t xml:space="preserve">cleaning process still uses other landcover mapping results. Besides that, the necessity to generate invariant land use classes is important to know particularly to forest areas. Thinking about that, this paper seeks to create a new form of mapping these invariant areas that can be used to mask noise and as an input on other conservation and restoration studies. The methodology proposed here uses the Google Earth Engine platform and a </w:t>
      </w:r>
      <w:r w:rsidRPr="007C5EAB">
        <w:rPr>
          <w:rFonts w:ascii="Times New Roman" w:hAnsi="Times New Roman" w:cs="Times New Roman"/>
          <w:i/>
          <w:iCs/>
          <w:sz w:val="24"/>
          <w:szCs w:val="24"/>
          <w:lang w:val="en-US"/>
        </w:rPr>
        <w:t>Random Forest</w:t>
      </w:r>
      <w:r w:rsidRPr="00AF0BB5">
        <w:rPr>
          <w:rFonts w:ascii="Times New Roman" w:hAnsi="Times New Roman" w:cs="Times New Roman"/>
          <w:sz w:val="24"/>
          <w:szCs w:val="24"/>
          <w:lang w:val="en-US"/>
        </w:rPr>
        <w:t xml:space="preserve"> </w:t>
      </w:r>
      <w:r>
        <w:rPr>
          <w:rFonts w:ascii="Times New Roman" w:hAnsi="Times New Roman" w:cs="Times New Roman"/>
          <w:sz w:val="24"/>
          <w:szCs w:val="24"/>
          <w:lang w:val="en-US"/>
        </w:rPr>
        <w:t>algorithm</w:t>
      </w:r>
      <w:r w:rsidRPr="00AF0BB5">
        <w:rPr>
          <w:rFonts w:ascii="Times New Roman" w:hAnsi="Times New Roman" w:cs="Times New Roman"/>
          <w:sz w:val="24"/>
          <w:szCs w:val="24"/>
          <w:lang w:val="en-US"/>
        </w:rPr>
        <w:t xml:space="preserve"> to classify invariant forest areas using all the image</w:t>
      </w:r>
      <w:r>
        <w:rPr>
          <w:rFonts w:ascii="Times New Roman" w:hAnsi="Times New Roman" w:cs="Times New Roman"/>
          <w:sz w:val="24"/>
          <w:szCs w:val="24"/>
          <w:lang w:val="en-US"/>
        </w:rPr>
        <w:t>’</w:t>
      </w:r>
      <w:r w:rsidRPr="00AF0BB5">
        <w:rPr>
          <w:rFonts w:ascii="Times New Roman" w:hAnsi="Times New Roman" w:cs="Times New Roman"/>
          <w:sz w:val="24"/>
          <w:szCs w:val="24"/>
          <w:lang w:val="en-US"/>
        </w:rPr>
        <w:t xml:space="preserve">s </w:t>
      </w:r>
      <w:r>
        <w:rPr>
          <w:rFonts w:ascii="Times New Roman" w:hAnsi="Times New Roman" w:cs="Times New Roman"/>
          <w:sz w:val="24"/>
          <w:szCs w:val="24"/>
          <w:lang w:val="en-US"/>
        </w:rPr>
        <w:t xml:space="preserve">collection </w:t>
      </w:r>
      <w:r w:rsidRPr="00AF0BB5">
        <w:rPr>
          <w:rFonts w:ascii="Times New Roman" w:hAnsi="Times New Roman" w:cs="Times New Roman"/>
          <w:sz w:val="24"/>
          <w:szCs w:val="24"/>
          <w:lang w:val="en-US"/>
        </w:rPr>
        <w:t xml:space="preserve">in the time series at once. </w:t>
      </w:r>
      <w:r w:rsidRPr="00BD20B9">
        <w:rPr>
          <w:rFonts w:ascii="Times New Roman" w:hAnsi="Times New Roman" w:cs="Times New Roman"/>
          <w:sz w:val="24"/>
          <w:szCs w:val="24"/>
          <w:lang w:val="en-US"/>
        </w:rPr>
        <w:t>The results showed that the new approach performed better than the use of more traditional techniques such as the aggregation of annual land-use and land-cover mappings, with an overall accuracy of 91.7%</w:t>
      </w:r>
      <w:r w:rsidRPr="00AF0BB5">
        <w:rPr>
          <w:rFonts w:ascii="Times New Roman" w:hAnsi="Times New Roman" w:cs="Times New Roman"/>
          <w:sz w:val="24"/>
          <w:szCs w:val="24"/>
          <w:lang w:val="en-US"/>
        </w:rPr>
        <w:t>. Also, this paper seeks to contribute to the remote sensing community showing after exhaustive testing, good options of variables to use on this type of work.</w:t>
      </w:r>
    </w:p>
    <w:p w14:paraId="3D438945" w14:textId="77777777" w:rsidR="00262916" w:rsidRDefault="00262916" w:rsidP="00262916">
      <w:pPr>
        <w:spacing w:line="360" w:lineRule="auto"/>
        <w:ind w:firstLine="567"/>
        <w:jc w:val="both"/>
        <w:rPr>
          <w:rFonts w:ascii="Times New Roman" w:hAnsi="Times New Roman" w:cs="Times New Roman"/>
          <w:sz w:val="24"/>
          <w:szCs w:val="24"/>
          <w:lang w:val="en-US"/>
        </w:rPr>
      </w:pPr>
    </w:p>
    <w:p w14:paraId="62F5ECB0" w14:textId="77777777" w:rsidR="00262916" w:rsidRPr="000A3A8B" w:rsidRDefault="00262916" w:rsidP="00262916">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K</w:t>
      </w:r>
      <w:r w:rsidRPr="000A3A8B">
        <w:rPr>
          <w:rFonts w:ascii="Times New Roman" w:hAnsi="Times New Roman" w:cs="Times New Roman"/>
          <w:b/>
          <w:sz w:val="24"/>
          <w:szCs w:val="24"/>
          <w:lang w:val="en-US"/>
        </w:rPr>
        <w:t>eywor</w:t>
      </w:r>
      <w:r>
        <w:rPr>
          <w:rFonts w:ascii="Times New Roman" w:hAnsi="Times New Roman" w:cs="Times New Roman"/>
          <w:b/>
          <w:sz w:val="24"/>
          <w:szCs w:val="24"/>
          <w:lang w:val="en-US"/>
        </w:rPr>
        <w:t>d</w:t>
      </w:r>
      <w:r w:rsidRPr="000A3A8B">
        <w:rPr>
          <w:rFonts w:ascii="Times New Roman" w:hAnsi="Times New Roman" w:cs="Times New Roman"/>
          <w:b/>
          <w:sz w:val="24"/>
          <w:szCs w:val="24"/>
          <w:lang w:val="en-US"/>
        </w:rPr>
        <w:t>s</w:t>
      </w:r>
      <w:r w:rsidRPr="000A3A8B">
        <w:rPr>
          <w:rFonts w:ascii="Times New Roman" w:hAnsi="Times New Roman" w:cs="Times New Roman"/>
          <w:sz w:val="24"/>
          <w:szCs w:val="24"/>
          <w:lang w:val="en-US"/>
        </w:rPr>
        <w:t xml:space="preserve">: Time </w:t>
      </w:r>
      <w:r>
        <w:rPr>
          <w:rFonts w:ascii="Times New Roman" w:hAnsi="Times New Roman" w:cs="Times New Roman"/>
          <w:sz w:val="24"/>
          <w:szCs w:val="24"/>
          <w:lang w:val="en-US"/>
        </w:rPr>
        <w:t>S</w:t>
      </w:r>
      <w:r w:rsidRPr="000A3A8B">
        <w:rPr>
          <w:rFonts w:ascii="Times New Roman" w:hAnsi="Times New Roman" w:cs="Times New Roman"/>
          <w:sz w:val="24"/>
          <w:szCs w:val="24"/>
          <w:lang w:val="en-US"/>
        </w:rPr>
        <w:t xml:space="preserve">eries, </w:t>
      </w:r>
      <w:r>
        <w:rPr>
          <w:rFonts w:ascii="Times New Roman" w:hAnsi="Times New Roman" w:cs="Times New Roman"/>
          <w:sz w:val="24"/>
          <w:szCs w:val="24"/>
          <w:lang w:val="en-US"/>
        </w:rPr>
        <w:t>Change Detection</w:t>
      </w:r>
      <w:r w:rsidRPr="000A3A8B">
        <w:rPr>
          <w:rFonts w:ascii="Times New Roman" w:hAnsi="Times New Roman" w:cs="Times New Roman"/>
          <w:sz w:val="24"/>
          <w:szCs w:val="24"/>
          <w:lang w:val="en-US"/>
        </w:rPr>
        <w:t xml:space="preserve">, </w:t>
      </w:r>
      <w:r>
        <w:rPr>
          <w:rFonts w:ascii="Times New Roman" w:hAnsi="Times New Roman" w:cs="Times New Roman"/>
          <w:sz w:val="24"/>
          <w:szCs w:val="24"/>
          <w:lang w:val="en-US"/>
        </w:rPr>
        <w:t>Forests</w:t>
      </w:r>
      <w:r w:rsidRPr="000A3A8B">
        <w:rPr>
          <w:rFonts w:ascii="Times New Roman" w:hAnsi="Times New Roman" w:cs="Times New Roman"/>
          <w:sz w:val="24"/>
          <w:szCs w:val="24"/>
          <w:lang w:val="en-US"/>
        </w:rPr>
        <w:t>, Google Earth Engine, Random Forest</w:t>
      </w:r>
    </w:p>
    <w:p w14:paraId="0F8606DD" w14:textId="77777777" w:rsidR="00262916" w:rsidRPr="000A3A8B" w:rsidRDefault="00262916" w:rsidP="00262916">
      <w:pPr>
        <w:spacing w:line="360" w:lineRule="auto"/>
        <w:ind w:firstLine="567"/>
        <w:jc w:val="both"/>
        <w:rPr>
          <w:rFonts w:ascii="Times New Roman" w:hAnsi="Times New Roman" w:cs="Times New Roman"/>
          <w:sz w:val="24"/>
          <w:szCs w:val="24"/>
          <w:lang w:val="en-US"/>
        </w:rPr>
      </w:pPr>
    </w:p>
    <w:p w14:paraId="23C2077B" w14:textId="77777777" w:rsidR="00262916" w:rsidRPr="007C5EAB" w:rsidRDefault="00262916" w:rsidP="00262916">
      <w:pPr>
        <w:spacing w:line="360" w:lineRule="auto"/>
        <w:jc w:val="both"/>
        <w:rPr>
          <w:rFonts w:ascii="Times New Roman" w:hAnsi="Times New Roman" w:cs="Times New Roman"/>
          <w:b/>
          <w:sz w:val="24"/>
          <w:szCs w:val="24"/>
          <w:lang w:val="es-419"/>
        </w:rPr>
      </w:pPr>
      <w:r w:rsidRPr="007C5EAB">
        <w:rPr>
          <w:rFonts w:ascii="Times New Roman" w:hAnsi="Times New Roman" w:cs="Times New Roman"/>
          <w:b/>
          <w:sz w:val="24"/>
          <w:szCs w:val="24"/>
          <w:lang w:val="es-419"/>
        </w:rPr>
        <w:t>Resumen</w:t>
      </w:r>
    </w:p>
    <w:p w14:paraId="65A5C030" w14:textId="77777777" w:rsidR="00262916" w:rsidRPr="008C64E9" w:rsidRDefault="00262916" w:rsidP="00262916">
      <w:pPr>
        <w:spacing w:line="360" w:lineRule="auto"/>
        <w:ind w:firstLine="567"/>
        <w:jc w:val="both"/>
        <w:rPr>
          <w:rFonts w:ascii="Times New Roman" w:hAnsi="Times New Roman" w:cs="Times New Roman"/>
          <w:sz w:val="24"/>
          <w:szCs w:val="24"/>
          <w:lang w:val="es-419"/>
        </w:rPr>
      </w:pPr>
      <w:r w:rsidRPr="008C64E9">
        <w:rPr>
          <w:rFonts w:ascii="Times New Roman" w:hAnsi="Times New Roman" w:cs="Times New Roman"/>
          <w:sz w:val="24"/>
          <w:szCs w:val="24"/>
          <w:lang w:val="es-419"/>
        </w:rPr>
        <w:t>La aparición de algoritmos de detección de cambios en la vegetación en la última década es impresionante. Pero los resultados todavía tienen mucho</w:t>
      </w:r>
      <w:r>
        <w:rPr>
          <w:rFonts w:ascii="Times New Roman" w:hAnsi="Times New Roman" w:cs="Times New Roman"/>
          <w:sz w:val="24"/>
          <w:szCs w:val="24"/>
          <w:lang w:val="es-419"/>
        </w:rPr>
        <w:t>s</w:t>
      </w:r>
      <w:r w:rsidRPr="008C64E9">
        <w:rPr>
          <w:rFonts w:ascii="Times New Roman" w:hAnsi="Times New Roman" w:cs="Times New Roman"/>
          <w:sz w:val="24"/>
          <w:szCs w:val="24"/>
          <w:lang w:val="es-419"/>
        </w:rPr>
        <w:t xml:space="preserve"> ruido</w:t>
      </w:r>
      <w:r>
        <w:rPr>
          <w:rFonts w:ascii="Times New Roman" w:hAnsi="Times New Roman" w:cs="Times New Roman"/>
          <w:sz w:val="24"/>
          <w:szCs w:val="24"/>
          <w:lang w:val="es-419"/>
        </w:rPr>
        <w:t>s</w:t>
      </w:r>
      <w:r w:rsidRPr="008C64E9">
        <w:rPr>
          <w:rFonts w:ascii="Times New Roman" w:hAnsi="Times New Roman" w:cs="Times New Roman"/>
          <w:sz w:val="24"/>
          <w:szCs w:val="24"/>
          <w:lang w:val="es-419"/>
        </w:rPr>
        <w:t xml:space="preserve"> que debe</w:t>
      </w:r>
      <w:r>
        <w:rPr>
          <w:rFonts w:ascii="Times New Roman" w:hAnsi="Times New Roman" w:cs="Times New Roman"/>
          <w:sz w:val="24"/>
          <w:szCs w:val="24"/>
          <w:lang w:val="es-419"/>
        </w:rPr>
        <w:t>n</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ser eliminados</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Además,</w:t>
      </w:r>
      <w:r w:rsidRPr="008C64E9">
        <w:rPr>
          <w:rFonts w:ascii="Times New Roman" w:hAnsi="Times New Roman" w:cs="Times New Roman"/>
          <w:sz w:val="24"/>
          <w:szCs w:val="24"/>
          <w:lang w:val="es-419"/>
        </w:rPr>
        <w:t xml:space="preserve"> el proceso de limpieza de datos </w:t>
      </w:r>
      <w:r>
        <w:rPr>
          <w:rFonts w:ascii="Times New Roman" w:hAnsi="Times New Roman" w:cs="Times New Roman"/>
          <w:sz w:val="24"/>
          <w:szCs w:val="24"/>
          <w:lang w:val="es-419"/>
        </w:rPr>
        <w:t>se basa en</w:t>
      </w:r>
      <w:r w:rsidRPr="008C64E9">
        <w:rPr>
          <w:rFonts w:ascii="Times New Roman" w:hAnsi="Times New Roman" w:cs="Times New Roman"/>
          <w:sz w:val="24"/>
          <w:szCs w:val="24"/>
          <w:lang w:val="es-419"/>
        </w:rPr>
        <w:t xml:space="preserve"> otros mapas de cobertura </w:t>
      </w:r>
      <w:r>
        <w:rPr>
          <w:rFonts w:ascii="Times New Roman" w:hAnsi="Times New Roman" w:cs="Times New Roman"/>
          <w:sz w:val="24"/>
          <w:szCs w:val="24"/>
          <w:lang w:val="es-419"/>
        </w:rPr>
        <w:t>de la tierra</w:t>
      </w:r>
      <w:r w:rsidRPr="008C64E9">
        <w:rPr>
          <w:rFonts w:ascii="Times New Roman" w:hAnsi="Times New Roman" w:cs="Times New Roman"/>
          <w:sz w:val="24"/>
          <w:szCs w:val="24"/>
          <w:lang w:val="es-419"/>
        </w:rPr>
        <w:t xml:space="preserve">. Además de eso, es importante conocer la necesidad de generar clases de uso de la tierra invariables, particularmente en las áreas forestales. Pensando en eso, este </w:t>
      </w:r>
      <w:r>
        <w:rPr>
          <w:rFonts w:ascii="Times New Roman" w:hAnsi="Times New Roman" w:cs="Times New Roman"/>
          <w:sz w:val="24"/>
          <w:szCs w:val="24"/>
          <w:lang w:val="es-419"/>
        </w:rPr>
        <w:t>artículo</w:t>
      </w:r>
      <w:r w:rsidRPr="008C64E9">
        <w:rPr>
          <w:rFonts w:ascii="Times New Roman" w:hAnsi="Times New Roman" w:cs="Times New Roman"/>
          <w:sz w:val="24"/>
          <w:szCs w:val="24"/>
          <w:lang w:val="es-419"/>
        </w:rPr>
        <w:t xml:space="preserve"> busca crear una nueva forma de mapear estas áreas invariantes que se pueden utilizar para enmascarar el ruido y como un aporte para otros estudios de conservación y restauración. La metodología propuesta aquí utiliza la plataforma Google Earth Engine y un </w:t>
      </w:r>
      <w:r>
        <w:rPr>
          <w:rFonts w:ascii="Times New Roman" w:hAnsi="Times New Roman" w:cs="Times New Roman"/>
          <w:sz w:val="24"/>
          <w:szCs w:val="24"/>
          <w:lang w:val="es-419"/>
        </w:rPr>
        <w:t>algoritmo de aprendizaje de máquina:</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 xml:space="preserve">o </w:t>
      </w:r>
      <w:r w:rsidRPr="008C64E9">
        <w:rPr>
          <w:rFonts w:ascii="Times New Roman" w:hAnsi="Times New Roman" w:cs="Times New Roman"/>
          <w:i/>
          <w:iCs/>
          <w:sz w:val="24"/>
          <w:szCs w:val="24"/>
          <w:lang w:val="es-419"/>
        </w:rPr>
        <w:t>Random Forest</w:t>
      </w:r>
      <w:r w:rsidRPr="008C64E9">
        <w:rPr>
          <w:rFonts w:ascii="Times New Roman" w:hAnsi="Times New Roman" w:cs="Times New Roman"/>
          <w:sz w:val="24"/>
          <w:szCs w:val="24"/>
          <w:lang w:val="es-419"/>
        </w:rPr>
        <w:t xml:space="preserve"> para clasificar áreas </w:t>
      </w:r>
      <w:r w:rsidRPr="00045820">
        <w:rPr>
          <w:rFonts w:ascii="Times New Roman" w:hAnsi="Times New Roman" w:cs="Times New Roman"/>
          <w:sz w:val="24"/>
          <w:szCs w:val="24"/>
          <w:lang w:val="es-419"/>
        </w:rPr>
        <w:t xml:space="preserve">invariantes </w:t>
      </w:r>
      <w:r w:rsidRPr="008C64E9">
        <w:rPr>
          <w:rFonts w:ascii="Times New Roman" w:hAnsi="Times New Roman" w:cs="Times New Roman"/>
          <w:sz w:val="24"/>
          <w:szCs w:val="24"/>
          <w:lang w:val="es-419"/>
        </w:rPr>
        <w:t>de bosque</w:t>
      </w:r>
      <w:r>
        <w:rPr>
          <w:rFonts w:ascii="Times New Roman" w:hAnsi="Times New Roman" w:cs="Times New Roman"/>
          <w:sz w:val="24"/>
          <w:szCs w:val="24"/>
          <w:lang w:val="es-419"/>
        </w:rPr>
        <w:t>,</w:t>
      </w:r>
      <w:r w:rsidRPr="008C64E9">
        <w:rPr>
          <w:rFonts w:ascii="Times New Roman" w:hAnsi="Times New Roman" w:cs="Times New Roman"/>
          <w:sz w:val="24"/>
          <w:szCs w:val="24"/>
          <w:lang w:val="es-419"/>
        </w:rPr>
        <w:t xml:space="preserve"> utilizando </w:t>
      </w:r>
      <w:r w:rsidRPr="00A7649E">
        <w:rPr>
          <w:rFonts w:ascii="Times New Roman" w:hAnsi="Times New Roman" w:cs="Times New Roman"/>
          <w:sz w:val="24"/>
          <w:szCs w:val="24"/>
          <w:lang w:val="es-419"/>
        </w:rPr>
        <w:t>a la vez</w:t>
      </w:r>
      <w:r w:rsidRPr="00BD20B9">
        <w:rPr>
          <w:rFonts w:ascii="Times New Roman" w:hAnsi="Times New Roman" w:cs="Times New Roman"/>
          <w:sz w:val="24"/>
          <w:szCs w:val="24"/>
          <w:lang w:val="es-419"/>
        </w:rPr>
        <w:t xml:space="preserve"> </w:t>
      </w:r>
      <w:r w:rsidRPr="008C64E9">
        <w:rPr>
          <w:rFonts w:ascii="Times New Roman" w:hAnsi="Times New Roman" w:cs="Times New Roman"/>
          <w:sz w:val="24"/>
          <w:szCs w:val="24"/>
          <w:lang w:val="es-419"/>
        </w:rPr>
        <w:t>todas las imágenes de la serie temporal</w:t>
      </w:r>
      <w:r>
        <w:rPr>
          <w:rFonts w:ascii="Times New Roman" w:hAnsi="Times New Roman" w:cs="Times New Roman"/>
          <w:sz w:val="24"/>
          <w:szCs w:val="24"/>
          <w:lang w:val="es-419"/>
        </w:rPr>
        <w:t xml:space="preserve"> Landsat</w:t>
      </w:r>
      <w:r w:rsidRPr="008C64E9">
        <w:rPr>
          <w:rFonts w:ascii="Times New Roman" w:hAnsi="Times New Roman" w:cs="Times New Roman"/>
          <w:sz w:val="24"/>
          <w:szCs w:val="24"/>
          <w:lang w:val="es-419"/>
        </w:rPr>
        <w:t xml:space="preserve">. Los resultados encontraron que el nuevo enfoque </w:t>
      </w:r>
      <w:r>
        <w:rPr>
          <w:rFonts w:ascii="Times New Roman" w:hAnsi="Times New Roman" w:cs="Times New Roman"/>
          <w:sz w:val="24"/>
          <w:szCs w:val="24"/>
          <w:lang w:val="es-419"/>
        </w:rPr>
        <w:t>tuvo mejor desempeño</w:t>
      </w:r>
      <w:r w:rsidRPr="008C64E9">
        <w:rPr>
          <w:rFonts w:ascii="Times New Roman" w:hAnsi="Times New Roman" w:cs="Times New Roman"/>
          <w:sz w:val="24"/>
          <w:szCs w:val="24"/>
          <w:lang w:val="es-419"/>
        </w:rPr>
        <w:t xml:space="preserve"> que el uso </w:t>
      </w:r>
      <w:r>
        <w:rPr>
          <w:rFonts w:ascii="Times New Roman" w:hAnsi="Times New Roman" w:cs="Times New Roman"/>
          <w:sz w:val="24"/>
          <w:szCs w:val="24"/>
          <w:lang w:val="es-419"/>
        </w:rPr>
        <w:t>de técnicas tradicionales,</w:t>
      </w:r>
      <w:r w:rsidRPr="008C64E9">
        <w:rPr>
          <w:rFonts w:ascii="Times New Roman" w:hAnsi="Times New Roman" w:cs="Times New Roman"/>
          <w:sz w:val="24"/>
          <w:szCs w:val="24"/>
          <w:lang w:val="es-419"/>
        </w:rPr>
        <w:t xml:space="preserve"> </w:t>
      </w:r>
      <w:r>
        <w:rPr>
          <w:rFonts w:ascii="Times New Roman" w:hAnsi="Times New Roman" w:cs="Times New Roman"/>
          <w:sz w:val="24"/>
          <w:szCs w:val="24"/>
          <w:lang w:val="es-419"/>
        </w:rPr>
        <w:t>con</w:t>
      </w:r>
      <w:r w:rsidRPr="008C64E9">
        <w:rPr>
          <w:rFonts w:ascii="Times New Roman" w:hAnsi="Times New Roman" w:cs="Times New Roman"/>
          <w:sz w:val="24"/>
          <w:szCs w:val="24"/>
          <w:lang w:val="es-419"/>
        </w:rPr>
        <w:t xml:space="preserve"> una precisión global del 91,7%. </w:t>
      </w:r>
      <w:r>
        <w:rPr>
          <w:rFonts w:ascii="Times New Roman" w:hAnsi="Times New Roman" w:cs="Times New Roman"/>
          <w:sz w:val="24"/>
          <w:szCs w:val="24"/>
          <w:lang w:val="es-419"/>
        </w:rPr>
        <w:t>E</w:t>
      </w:r>
      <w:r w:rsidRPr="008C64E9">
        <w:rPr>
          <w:rFonts w:ascii="Times New Roman" w:hAnsi="Times New Roman" w:cs="Times New Roman"/>
          <w:sz w:val="24"/>
          <w:szCs w:val="24"/>
          <w:lang w:val="es-419"/>
        </w:rPr>
        <w:t>ste trabajo busca</w:t>
      </w:r>
      <w:r>
        <w:rPr>
          <w:rFonts w:ascii="Times New Roman" w:hAnsi="Times New Roman" w:cs="Times New Roman"/>
          <w:sz w:val="24"/>
          <w:szCs w:val="24"/>
          <w:lang w:val="es-419"/>
        </w:rPr>
        <w:t xml:space="preserve"> además</w:t>
      </w:r>
      <w:r w:rsidRPr="008C64E9">
        <w:rPr>
          <w:rFonts w:ascii="Times New Roman" w:hAnsi="Times New Roman" w:cs="Times New Roman"/>
          <w:sz w:val="24"/>
          <w:szCs w:val="24"/>
          <w:lang w:val="es-419"/>
        </w:rPr>
        <w:t xml:space="preserve"> contribuir </w:t>
      </w:r>
      <w:r>
        <w:rPr>
          <w:rFonts w:ascii="Times New Roman" w:hAnsi="Times New Roman" w:cs="Times New Roman"/>
          <w:sz w:val="24"/>
          <w:szCs w:val="24"/>
          <w:lang w:val="es-419"/>
        </w:rPr>
        <w:t>con</w:t>
      </w:r>
      <w:r w:rsidRPr="008C64E9">
        <w:rPr>
          <w:rFonts w:ascii="Times New Roman" w:hAnsi="Times New Roman" w:cs="Times New Roman"/>
          <w:sz w:val="24"/>
          <w:szCs w:val="24"/>
          <w:lang w:val="es-419"/>
        </w:rPr>
        <w:t xml:space="preserve"> la comunidad de la teledetección</w:t>
      </w:r>
      <w:r>
        <w:rPr>
          <w:rFonts w:ascii="Times New Roman" w:hAnsi="Times New Roman" w:cs="Times New Roman"/>
          <w:sz w:val="24"/>
          <w:szCs w:val="24"/>
          <w:lang w:val="es-419"/>
        </w:rPr>
        <w:t>,</w:t>
      </w:r>
      <w:r w:rsidRPr="008C64E9">
        <w:rPr>
          <w:rFonts w:ascii="Times New Roman" w:hAnsi="Times New Roman" w:cs="Times New Roman"/>
          <w:sz w:val="24"/>
          <w:szCs w:val="24"/>
          <w:lang w:val="es-419"/>
        </w:rPr>
        <w:t xml:space="preserve"> mostrando </w:t>
      </w:r>
      <w:r>
        <w:rPr>
          <w:rFonts w:ascii="Times New Roman" w:hAnsi="Times New Roman" w:cs="Times New Roman"/>
          <w:sz w:val="24"/>
          <w:szCs w:val="24"/>
          <w:lang w:val="es-419"/>
        </w:rPr>
        <w:t>mediante</w:t>
      </w:r>
      <w:r w:rsidRPr="008C64E9">
        <w:rPr>
          <w:rFonts w:ascii="Times New Roman" w:hAnsi="Times New Roman" w:cs="Times New Roman"/>
          <w:sz w:val="24"/>
          <w:szCs w:val="24"/>
          <w:lang w:val="es-419"/>
        </w:rPr>
        <w:t xml:space="preserve"> de exhaustivas pruebas, </w:t>
      </w:r>
      <w:r>
        <w:rPr>
          <w:rFonts w:ascii="Times New Roman" w:hAnsi="Times New Roman" w:cs="Times New Roman"/>
          <w:sz w:val="24"/>
          <w:szCs w:val="24"/>
          <w:lang w:val="es-419"/>
        </w:rPr>
        <w:t>mejores</w:t>
      </w:r>
      <w:r w:rsidRPr="008C64E9">
        <w:rPr>
          <w:rFonts w:ascii="Times New Roman" w:hAnsi="Times New Roman" w:cs="Times New Roman"/>
          <w:sz w:val="24"/>
          <w:szCs w:val="24"/>
          <w:lang w:val="es-419"/>
        </w:rPr>
        <w:t xml:space="preserve"> opciones de variables para utilizar en este tipo de </w:t>
      </w:r>
      <w:r>
        <w:rPr>
          <w:rFonts w:ascii="Times New Roman" w:hAnsi="Times New Roman" w:cs="Times New Roman"/>
          <w:sz w:val="24"/>
          <w:szCs w:val="24"/>
          <w:lang w:val="es-419"/>
        </w:rPr>
        <w:t>clasificación</w:t>
      </w:r>
      <w:r w:rsidRPr="008C64E9">
        <w:rPr>
          <w:rFonts w:ascii="Times New Roman" w:hAnsi="Times New Roman" w:cs="Times New Roman"/>
          <w:sz w:val="24"/>
          <w:szCs w:val="24"/>
          <w:lang w:val="es-419"/>
        </w:rPr>
        <w:t>.</w:t>
      </w:r>
    </w:p>
    <w:p w14:paraId="22CAEEB8" w14:textId="77777777" w:rsidR="00262916" w:rsidRPr="007C5EAB" w:rsidRDefault="00262916" w:rsidP="00262916">
      <w:pPr>
        <w:spacing w:line="360" w:lineRule="auto"/>
        <w:jc w:val="both"/>
        <w:rPr>
          <w:rFonts w:ascii="Times New Roman" w:hAnsi="Times New Roman" w:cs="Times New Roman"/>
          <w:sz w:val="24"/>
          <w:szCs w:val="24"/>
          <w:lang w:val="es-419"/>
        </w:rPr>
      </w:pPr>
    </w:p>
    <w:p w14:paraId="5E34D74B" w14:textId="77777777" w:rsidR="00262916" w:rsidRPr="007C5EAB" w:rsidRDefault="00262916" w:rsidP="00262916">
      <w:pPr>
        <w:spacing w:line="360" w:lineRule="auto"/>
        <w:jc w:val="both"/>
        <w:rPr>
          <w:rFonts w:ascii="Times New Roman" w:hAnsi="Times New Roman" w:cs="Times New Roman"/>
          <w:sz w:val="24"/>
          <w:szCs w:val="24"/>
          <w:lang w:val="es-419"/>
        </w:rPr>
      </w:pPr>
      <w:r w:rsidRPr="007C5EAB">
        <w:rPr>
          <w:rFonts w:ascii="Times New Roman" w:hAnsi="Times New Roman" w:cs="Times New Roman"/>
          <w:b/>
          <w:sz w:val="24"/>
          <w:szCs w:val="24"/>
          <w:lang w:val="es-419"/>
        </w:rPr>
        <w:t>Palabras clave</w:t>
      </w:r>
      <w:r w:rsidRPr="007C5EAB">
        <w:rPr>
          <w:rFonts w:ascii="Times New Roman" w:hAnsi="Times New Roman" w:cs="Times New Roman"/>
          <w:sz w:val="24"/>
          <w:szCs w:val="24"/>
          <w:lang w:val="es-419"/>
        </w:rPr>
        <w:t>: Series de Tiempo, Detección de Cambios, Bosques, Google Earth Engine, Random Forest</w:t>
      </w:r>
    </w:p>
    <w:p w14:paraId="2C3438E8" w14:textId="77777777" w:rsidR="00262916" w:rsidRPr="007C5EAB" w:rsidRDefault="00262916" w:rsidP="00262916">
      <w:pPr>
        <w:spacing w:line="360" w:lineRule="auto"/>
        <w:jc w:val="both"/>
        <w:rPr>
          <w:rFonts w:ascii="Times New Roman" w:hAnsi="Times New Roman" w:cs="Times New Roman"/>
          <w:sz w:val="24"/>
          <w:szCs w:val="24"/>
          <w:lang w:val="es-419"/>
        </w:rPr>
      </w:pPr>
    </w:p>
    <w:p w14:paraId="6A77DBE5"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Introdução</w:t>
      </w:r>
    </w:p>
    <w:p w14:paraId="133BC233"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O monitoramento remoto da paisagem se estabeleceu em nossa sociedade como uma das principais formas de planejamento estratégico e como uma ferramenta importante para a quantificação de recursos e execução de políticas públicas. Os programas de monitoramento de queimadas e de desmatamento ilegal ganham cada vez mais espaço nos noticiários recentes não somente devido a clara relevância dos resultados obtidos, mas também porque seus resultados repercutem diretamente em muitos dos acordos comerciais que os países tem a possibilidade de realizar. </w:t>
      </w:r>
    </w:p>
    <w:p w14:paraId="7695E87B" w14:textId="4D540BD4"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Dentre todas as possibilidades de uso de ferramentas de sensoriamento remoto para a detecção de mudanças da paisagem, a detecção de mudanças em áreas florestadas focando em eventos de supressão tem um papel importante e possivelmente é uma das mais estudadas e com maior foco na área. Além dos motivos apontados anteriormente, os dados de monitoramento das supressões ocorridas nessas áreas podem ser usados também como dado de entrada para análises que visam a priorização espacial de áreas estratégicas para a conservação e</w:t>
      </w:r>
      <w:r w:rsidR="00D470B0">
        <w:rPr>
          <w:rFonts w:ascii="Times New Roman" w:hAnsi="Times New Roman" w:cs="Times New Roman"/>
          <w:sz w:val="24"/>
          <w:szCs w:val="24"/>
        </w:rPr>
        <w:t>,</w:t>
      </w:r>
      <w:r w:rsidRPr="000F7D22">
        <w:rPr>
          <w:rFonts w:ascii="Times New Roman" w:hAnsi="Times New Roman" w:cs="Times New Roman"/>
          <w:sz w:val="24"/>
          <w:szCs w:val="24"/>
        </w:rPr>
        <w:t xml:space="preserve"> mais recentemente</w:t>
      </w:r>
      <w:r w:rsidR="00D470B0">
        <w:rPr>
          <w:rFonts w:ascii="Times New Roman" w:hAnsi="Times New Roman" w:cs="Times New Roman"/>
          <w:sz w:val="24"/>
          <w:szCs w:val="24"/>
        </w:rPr>
        <w:t>,</w:t>
      </w:r>
      <w:r w:rsidRPr="000F7D22">
        <w:rPr>
          <w:rFonts w:ascii="Times New Roman" w:hAnsi="Times New Roman" w:cs="Times New Roman"/>
          <w:sz w:val="24"/>
          <w:szCs w:val="24"/>
        </w:rPr>
        <w:t xml:space="preserve"> para a restauração de áreas com histórico de supressão. Projetos como o Mapbiomas (SOUZA et al., 2020) realizam o mapeamento sistemático do uso do solo para todo o território nacional e a detecção de mudanças de uso ao longo do período do mapeamento (1985 – 2018), sendo um exemplo de como a área de geotecnologias pode se beneficiar com o aumento do acesso à computação de alto desempenho. </w:t>
      </w:r>
    </w:p>
    <w:p w14:paraId="70049B3C" w14:textId="32BE0BCE" w:rsidR="00262916" w:rsidRPr="000F7D22" w:rsidRDefault="00262916" w:rsidP="00262916">
      <w:pPr>
        <w:spacing w:line="360" w:lineRule="auto"/>
        <w:ind w:firstLine="720"/>
        <w:jc w:val="both"/>
        <w:rPr>
          <w:rFonts w:ascii="Times New Roman" w:hAnsi="Times New Roman" w:cs="Times New Roman"/>
          <w:iCs/>
          <w:sz w:val="24"/>
          <w:szCs w:val="24"/>
          <w:lang w:val="en-US"/>
        </w:rPr>
      </w:pPr>
      <w:r w:rsidRPr="000F7D22">
        <w:rPr>
          <w:rFonts w:ascii="Times New Roman" w:hAnsi="Times New Roman" w:cs="Times New Roman"/>
          <w:sz w:val="24"/>
          <w:szCs w:val="24"/>
        </w:rPr>
        <w:t>Além disso, devido a esse aumento do poder computacional e de seu acesso, novos algoritmos visando a análise de séries temporais</w:t>
      </w:r>
      <w:r>
        <w:rPr>
          <w:rFonts w:ascii="Times New Roman" w:hAnsi="Times New Roman" w:cs="Times New Roman"/>
          <w:sz w:val="24"/>
          <w:szCs w:val="24"/>
        </w:rPr>
        <w:t>,</w:t>
      </w:r>
      <w:r w:rsidRPr="000F7D22">
        <w:rPr>
          <w:rFonts w:ascii="Times New Roman" w:hAnsi="Times New Roman" w:cs="Times New Roman"/>
          <w:sz w:val="24"/>
          <w:szCs w:val="24"/>
        </w:rPr>
        <w:t xml:space="preserve"> utilizando imagens digitais orbitais como base</w:t>
      </w:r>
      <w:r>
        <w:rPr>
          <w:rFonts w:ascii="Times New Roman" w:hAnsi="Times New Roman" w:cs="Times New Roman"/>
          <w:sz w:val="24"/>
          <w:szCs w:val="24"/>
        </w:rPr>
        <w:t>,</w:t>
      </w:r>
      <w:r w:rsidRPr="000F7D22">
        <w:rPr>
          <w:rFonts w:ascii="Times New Roman" w:hAnsi="Times New Roman" w:cs="Times New Roman"/>
          <w:sz w:val="24"/>
          <w:szCs w:val="24"/>
        </w:rPr>
        <w:t xml:space="preserve"> surgiram como uma tentativa de aprimorar</w:t>
      </w:r>
      <w:r>
        <w:rPr>
          <w:rFonts w:ascii="Times New Roman" w:hAnsi="Times New Roman" w:cs="Times New Roman"/>
          <w:sz w:val="24"/>
          <w:szCs w:val="24"/>
        </w:rPr>
        <w:t>,</w:t>
      </w:r>
      <w:r w:rsidRPr="000F7D22">
        <w:rPr>
          <w:rFonts w:ascii="Times New Roman" w:hAnsi="Times New Roman" w:cs="Times New Roman"/>
          <w:sz w:val="24"/>
          <w:szCs w:val="24"/>
        </w:rPr>
        <w:t xml:space="preserve"> não só a detecção da mudança em si, assim como de sua interpretação, agregando cada vez mais conteúdo de qualidade </w:t>
      </w:r>
      <w:r w:rsidR="00EB423E">
        <w:rPr>
          <w:rFonts w:ascii="Times New Roman" w:hAnsi="Times New Roman" w:cs="Times New Roman"/>
          <w:sz w:val="24"/>
          <w:szCs w:val="24"/>
        </w:rPr>
        <w:t>à</w:t>
      </w:r>
      <w:r w:rsidRPr="000F7D22">
        <w:rPr>
          <w:rFonts w:ascii="Times New Roman" w:hAnsi="Times New Roman" w:cs="Times New Roman"/>
          <w:sz w:val="24"/>
          <w:szCs w:val="24"/>
        </w:rPr>
        <w:t xml:space="preserve">s análises. </w:t>
      </w:r>
      <w:proofErr w:type="spellStart"/>
      <w:r w:rsidRPr="000F7D22">
        <w:rPr>
          <w:rFonts w:ascii="Times New Roman" w:hAnsi="Times New Roman" w:cs="Times New Roman"/>
          <w:sz w:val="24"/>
          <w:szCs w:val="24"/>
          <w:lang w:val="en-US"/>
        </w:rPr>
        <w:t>Alguns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desses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algoritmos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visam</w:t>
      </w:r>
      <w:proofErr w:type="spellEnd"/>
      <w:r w:rsidRPr="000F7D22">
        <w:rPr>
          <w:rFonts w:ascii="Times New Roman" w:hAnsi="Times New Roman" w:cs="Times New Roman"/>
          <w:sz w:val="24"/>
          <w:szCs w:val="24"/>
          <w:lang w:val="en-US"/>
        </w:rPr>
        <w:t xml:space="preserve"> a </w:t>
      </w:r>
      <w:proofErr w:type="spellStart"/>
      <w:r w:rsidRPr="000F7D22">
        <w:rPr>
          <w:rFonts w:ascii="Times New Roman" w:hAnsi="Times New Roman" w:cs="Times New Roman"/>
          <w:sz w:val="24"/>
          <w:szCs w:val="24"/>
          <w:lang w:val="en-US"/>
        </w:rPr>
        <w:t>detecção</w:t>
      </w:r>
      <w:proofErr w:type="spellEnd"/>
      <w:r w:rsidRPr="000F7D22">
        <w:rPr>
          <w:rFonts w:ascii="Times New Roman" w:hAnsi="Times New Roman" w:cs="Times New Roman"/>
          <w:sz w:val="24"/>
          <w:szCs w:val="24"/>
          <w:lang w:val="en-US"/>
        </w:rPr>
        <w:t xml:space="preserve"> de </w:t>
      </w:r>
      <w:proofErr w:type="spellStart"/>
      <w:r w:rsidRPr="000F7D22">
        <w:rPr>
          <w:rFonts w:ascii="Times New Roman" w:hAnsi="Times New Roman" w:cs="Times New Roman"/>
          <w:sz w:val="24"/>
          <w:szCs w:val="24"/>
          <w:lang w:val="en-US"/>
        </w:rPr>
        <w:t>mudanças</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em</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áreas</w:t>
      </w:r>
      <w:proofErr w:type="spellEnd"/>
      <w:r w:rsidRPr="000F7D22">
        <w:rPr>
          <w:rFonts w:ascii="Times New Roman" w:hAnsi="Times New Roman" w:cs="Times New Roman"/>
          <w:sz w:val="24"/>
          <w:szCs w:val="24"/>
          <w:lang w:val="en-US"/>
        </w:rPr>
        <w:t xml:space="preserve"> de </w:t>
      </w:r>
      <w:proofErr w:type="spellStart"/>
      <w:r w:rsidRPr="000F7D22">
        <w:rPr>
          <w:rFonts w:ascii="Times New Roman" w:hAnsi="Times New Roman" w:cs="Times New Roman"/>
          <w:sz w:val="24"/>
          <w:szCs w:val="24"/>
          <w:lang w:val="en-US"/>
        </w:rPr>
        <w:t>floresta</w:t>
      </w:r>
      <w:proofErr w:type="spellEnd"/>
      <w:r w:rsidRPr="000F7D22">
        <w:rPr>
          <w:rFonts w:ascii="Times New Roman" w:hAnsi="Times New Roman" w:cs="Times New Roman"/>
          <w:sz w:val="24"/>
          <w:szCs w:val="24"/>
          <w:lang w:val="en-US"/>
        </w:rPr>
        <w:t xml:space="preserve"> </w:t>
      </w:r>
      <w:proofErr w:type="spellStart"/>
      <w:r w:rsidRPr="000F7D22">
        <w:rPr>
          <w:rFonts w:ascii="Times New Roman" w:hAnsi="Times New Roman" w:cs="Times New Roman"/>
          <w:sz w:val="24"/>
          <w:szCs w:val="24"/>
          <w:lang w:val="en-US"/>
        </w:rPr>
        <w:t>como</w:t>
      </w:r>
      <w:proofErr w:type="spellEnd"/>
      <w:r w:rsidRPr="000F7D22">
        <w:rPr>
          <w:rFonts w:ascii="Times New Roman" w:hAnsi="Times New Roman" w:cs="Times New Roman"/>
          <w:sz w:val="24"/>
          <w:szCs w:val="24"/>
          <w:lang w:val="en-US"/>
        </w:rPr>
        <w:t xml:space="preserve"> </w:t>
      </w:r>
      <w:r w:rsidR="00EB423E">
        <w:rPr>
          <w:rFonts w:ascii="Times New Roman" w:hAnsi="Times New Roman" w:cs="Times New Roman"/>
          <w:sz w:val="24"/>
          <w:szCs w:val="24"/>
          <w:lang w:val="en-US"/>
        </w:rPr>
        <w:t xml:space="preserve">é </w:t>
      </w:r>
      <w:r w:rsidRPr="000F7D22">
        <w:rPr>
          <w:rFonts w:ascii="Times New Roman" w:hAnsi="Times New Roman" w:cs="Times New Roman"/>
          <w:sz w:val="24"/>
          <w:szCs w:val="24"/>
          <w:lang w:val="en-US"/>
        </w:rPr>
        <w:t xml:space="preserve">o </w:t>
      </w:r>
      <w:proofErr w:type="spellStart"/>
      <w:r w:rsidRPr="000F7D22">
        <w:rPr>
          <w:rFonts w:ascii="Times New Roman" w:hAnsi="Times New Roman" w:cs="Times New Roman"/>
          <w:sz w:val="24"/>
          <w:szCs w:val="24"/>
          <w:lang w:val="en-US"/>
        </w:rPr>
        <w:t>caso</w:t>
      </w:r>
      <w:proofErr w:type="spellEnd"/>
      <w:r w:rsidRPr="000F7D22">
        <w:rPr>
          <w:rFonts w:ascii="Times New Roman" w:hAnsi="Times New Roman" w:cs="Times New Roman"/>
          <w:sz w:val="24"/>
          <w:szCs w:val="24"/>
          <w:lang w:val="en-US"/>
        </w:rPr>
        <w:t xml:space="preserve"> do CCDC - </w:t>
      </w:r>
      <w:r w:rsidRPr="000F7D22">
        <w:rPr>
          <w:rFonts w:ascii="Times New Roman" w:hAnsi="Times New Roman" w:cs="Times New Roman"/>
          <w:i/>
          <w:iCs/>
          <w:sz w:val="24"/>
          <w:szCs w:val="24"/>
          <w:lang w:val="en-US"/>
        </w:rPr>
        <w:t>Continuous Change Detection and Classification</w:t>
      </w:r>
      <w:r w:rsidRPr="000F7D22">
        <w:rPr>
          <w:rFonts w:ascii="Times New Roman" w:hAnsi="Times New Roman" w:cs="Times New Roman"/>
          <w:sz w:val="24"/>
          <w:szCs w:val="24"/>
          <w:lang w:val="en-US"/>
        </w:rPr>
        <w:t xml:space="preserve"> (ZHU e WOODCOCK, 2014), COLD - </w:t>
      </w:r>
      <w:r w:rsidRPr="000F7D22">
        <w:rPr>
          <w:rFonts w:ascii="Times New Roman" w:hAnsi="Times New Roman" w:cs="Times New Roman"/>
          <w:i/>
          <w:iCs/>
          <w:sz w:val="24"/>
          <w:szCs w:val="24"/>
          <w:lang w:val="en-US"/>
        </w:rPr>
        <w:t>Continuous Monitoring of Land Disturbance</w:t>
      </w:r>
      <w:r w:rsidRPr="000F7D22">
        <w:rPr>
          <w:rFonts w:ascii="Times New Roman" w:hAnsi="Times New Roman" w:cs="Times New Roman"/>
          <w:sz w:val="24"/>
          <w:szCs w:val="24"/>
          <w:lang w:val="en-US"/>
        </w:rPr>
        <w:t xml:space="preserve"> (COHEN et al., 2020), Landtrendr (KENNEDY et al., 2010; KENNEDY et al., 2012), VCT – </w:t>
      </w:r>
      <w:r w:rsidRPr="000F7D22">
        <w:rPr>
          <w:rFonts w:ascii="Times New Roman" w:hAnsi="Times New Roman" w:cs="Times New Roman"/>
          <w:i/>
          <w:iCs/>
          <w:sz w:val="24"/>
          <w:szCs w:val="24"/>
          <w:lang w:val="en-US"/>
        </w:rPr>
        <w:t>Vegetation Change Tracker</w:t>
      </w:r>
      <w:r w:rsidRPr="000F7D22">
        <w:rPr>
          <w:rFonts w:ascii="Times New Roman" w:hAnsi="Times New Roman" w:cs="Times New Roman"/>
          <w:sz w:val="24"/>
          <w:szCs w:val="24"/>
          <w:lang w:val="en-US"/>
        </w:rPr>
        <w:t xml:space="preserve"> (HUANG et al., 2010; THOMAS et al., 2011), EWMACD - </w:t>
      </w:r>
      <w:r w:rsidRPr="000F7D22">
        <w:rPr>
          <w:rFonts w:ascii="Times New Roman" w:hAnsi="Times New Roman" w:cs="Times New Roman"/>
          <w:i/>
          <w:iCs/>
          <w:sz w:val="24"/>
          <w:szCs w:val="24"/>
          <w:lang w:val="en-US"/>
        </w:rPr>
        <w:t xml:space="preserve">Exponentially Weighted Moving Average Change Detection </w:t>
      </w:r>
      <w:r w:rsidRPr="000F7D22">
        <w:rPr>
          <w:rFonts w:ascii="Times New Roman" w:hAnsi="Times New Roman" w:cs="Times New Roman"/>
          <w:sz w:val="24"/>
          <w:szCs w:val="24"/>
          <w:lang w:val="en-US"/>
        </w:rPr>
        <w:t xml:space="preserve">(BROOKS et al., 2014), MIICA - </w:t>
      </w:r>
      <w:r w:rsidRPr="000F7D22">
        <w:rPr>
          <w:rFonts w:ascii="Times New Roman" w:hAnsi="Times New Roman" w:cs="Times New Roman"/>
          <w:i/>
          <w:iCs/>
          <w:sz w:val="24"/>
          <w:szCs w:val="24"/>
          <w:lang w:val="en-US"/>
        </w:rPr>
        <w:t xml:space="preserve">Multi-index Integrated Change Analysis </w:t>
      </w:r>
      <w:r w:rsidRPr="000F7D22">
        <w:rPr>
          <w:rFonts w:ascii="Times New Roman" w:hAnsi="Times New Roman" w:cs="Times New Roman"/>
          <w:sz w:val="24"/>
          <w:szCs w:val="24"/>
          <w:lang w:val="en-US"/>
        </w:rPr>
        <w:t xml:space="preserve">(JIN et al., 2013), </w:t>
      </w:r>
      <w:proofErr w:type="spellStart"/>
      <w:r w:rsidRPr="000F7D22">
        <w:rPr>
          <w:rFonts w:ascii="Times New Roman" w:hAnsi="Times New Roman" w:cs="Times New Roman"/>
          <w:sz w:val="24"/>
          <w:szCs w:val="24"/>
          <w:lang w:val="en-US"/>
        </w:rPr>
        <w:t>VerDET</w:t>
      </w:r>
      <w:proofErr w:type="spellEnd"/>
      <w:r w:rsidRPr="000F7D22">
        <w:rPr>
          <w:rFonts w:ascii="Times New Roman" w:hAnsi="Times New Roman" w:cs="Times New Roman"/>
          <w:sz w:val="24"/>
          <w:szCs w:val="24"/>
          <w:lang w:val="en-US"/>
        </w:rPr>
        <w:t xml:space="preserve"> - </w:t>
      </w:r>
      <w:r w:rsidRPr="000F7D22">
        <w:rPr>
          <w:rFonts w:ascii="Times New Roman" w:hAnsi="Times New Roman" w:cs="Times New Roman"/>
          <w:i/>
          <w:sz w:val="24"/>
          <w:szCs w:val="24"/>
          <w:lang w:val="en-US"/>
        </w:rPr>
        <w:t xml:space="preserve">Vegetation Regeneration and Disturbance Estimates through Time </w:t>
      </w:r>
      <w:r w:rsidRPr="000F7D22">
        <w:rPr>
          <w:rFonts w:ascii="Times New Roman" w:hAnsi="Times New Roman" w:cs="Times New Roman"/>
          <w:iCs/>
          <w:sz w:val="24"/>
          <w:szCs w:val="24"/>
          <w:lang w:val="en-US"/>
        </w:rPr>
        <w:t xml:space="preserve">(HUGHES et al., 2017), ITRA - </w:t>
      </w:r>
      <w:r w:rsidRPr="000F7D22">
        <w:rPr>
          <w:rFonts w:ascii="Times New Roman" w:hAnsi="Times New Roman" w:cs="Times New Roman"/>
          <w:i/>
          <w:sz w:val="24"/>
          <w:szCs w:val="24"/>
          <w:lang w:val="en-US"/>
        </w:rPr>
        <w:t xml:space="preserve">Image Trends from Regression Analysis </w:t>
      </w:r>
      <w:r w:rsidRPr="000F7D22">
        <w:rPr>
          <w:rFonts w:ascii="Times New Roman" w:hAnsi="Times New Roman" w:cs="Times New Roman"/>
          <w:iCs/>
          <w:sz w:val="24"/>
          <w:szCs w:val="24"/>
          <w:lang w:val="en-US"/>
        </w:rPr>
        <w:t xml:space="preserve">(VOGELMANN et al., 2012) e o Shapes-NBR (MEYER, 2013; MOISEN et al., 2016). </w:t>
      </w:r>
    </w:p>
    <w:p w14:paraId="7BC44401" w14:textId="3998195F" w:rsidR="00262916" w:rsidRPr="000F7D22" w:rsidRDefault="00262916" w:rsidP="00262916">
      <w:pPr>
        <w:spacing w:line="360" w:lineRule="auto"/>
        <w:ind w:firstLine="720"/>
        <w:jc w:val="both"/>
        <w:rPr>
          <w:rFonts w:ascii="Times New Roman" w:hAnsi="Times New Roman" w:cs="Times New Roman"/>
          <w:iCs/>
          <w:sz w:val="24"/>
          <w:szCs w:val="24"/>
        </w:rPr>
      </w:pPr>
      <w:r w:rsidRPr="000F7D22">
        <w:rPr>
          <w:rFonts w:ascii="Times New Roman" w:hAnsi="Times New Roman" w:cs="Times New Roman"/>
          <w:iCs/>
          <w:sz w:val="24"/>
          <w:szCs w:val="24"/>
        </w:rPr>
        <w:lastRenderedPageBreak/>
        <w:t>Pensando pela perspectiva temporal, é importante entender exatamente qual tipo de mudança se espera obter com a utilização desses algoritmos. Muitas das ferramentas já citadas possibilitam a detecção não somente de eventos de grande magnitude, mas também de process</w:t>
      </w:r>
      <w:r>
        <w:rPr>
          <w:rFonts w:ascii="Times New Roman" w:hAnsi="Times New Roman" w:cs="Times New Roman"/>
          <w:iCs/>
          <w:sz w:val="24"/>
          <w:szCs w:val="24"/>
        </w:rPr>
        <w:t>o</w:t>
      </w:r>
      <w:r w:rsidRPr="000F7D22">
        <w:rPr>
          <w:rFonts w:ascii="Times New Roman" w:hAnsi="Times New Roman" w:cs="Times New Roman"/>
          <w:iCs/>
          <w:sz w:val="24"/>
          <w:szCs w:val="24"/>
        </w:rPr>
        <w:t xml:space="preserve">s de degradação que ocorreram ao longo de décadas, </w:t>
      </w:r>
      <w:r w:rsidR="001538DF">
        <w:rPr>
          <w:rFonts w:ascii="Times New Roman" w:hAnsi="Times New Roman" w:cs="Times New Roman"/>
          <w:iCs/>
          <w:sz w:val="24"/>
          <w:szCs w:val="24"/>
        </w:rPr>
        <w:t xml:space="preserve">ou seja, processos de baixa magnitude, o que possibilita estudos mais </w:t>
      </w:r>
      <w:r w:rsidR="00C32C6C">
        <w:rPr>
          <w:rFonts w:ascii="Times New Roman" w:hAnsi="Times New Roman" w:cs="Times New Roman"/>
          <w:iCs/>
          <w:sz w:val="24"/>
          <w:szCs w:val="24"/>
        </w:rPr>
        <w:t>elaborados,</w:t>
      </w:r>
      <w:r w:rsidR="001538DF">
        <w:rPr>
          <w:rFonts w:ascii="Times New Roman" w:hAnsi="Times New Roman" w:cs="Times New Roman"/>
          <w:iCs/>
          <w:sz w:val="24"/>
          <w:szCs w:val="24"/>
        </w:rPr>
        <w:t xml:space="preserve"> mas q</w:t>
      </w:r>
      <w:r w:rsidRPr="000F7D22">
        <w:rPr>
          <w:rFonts w:ascii="Times New Roman" w:hAnsi="Times New Roman" w:cs="Times New Roman"/>
          <w:iCs/>
          <w:sz w:val="24"/>
          <w:szCs w:val="24"/>
        </w:rPr>
        <w:t xml:space="preserve">ue </w:t>
      </w:r>
      <w:r w:rsidR="001538DF">
        <w:rPr>
          <w:rFonts w:ascii="Times New Roman" w:hAnsi="Times New Roman" w:cs="Times New Roman"/>
          <w:iCs/>
          <w:sz w:val="24"/>
          <w:szCs w:val="24"/>
        </w:rPr>
        <w:t xml:space="preserve">ao mesmo tempo </w:t>
      </w:r>
      <w:r w:rsidRPr="000F7D22">
        <w:rPr>
          <w:rFonts w:ascii="Times New Roman" w:hAnsi="Times New Roman" w:cs="Times New Roman"/>
          <w:iCs/>
          <w:sz w:val="24"/>
          <w:szCs w:val="24"/>
        </w:rPr>
        <w:t>pode</w:t>
      </w:r>
      <w:r w:rsidR="001538DF">
        <w:rPr>
          <w:rFonts w:ascii="Times New Roman" w:hAnsi="Times New Roman" w:cs="Times New Roman"/>
          <w:iCs/>
          <w:sz w:val="24"/>
          <w:szCs w:val="24"/>
        </w:rPr>
        <w:t>m</w:t>
      </w:r>
      <w:r w:rsidRPr="000F7D22">
        <w:rPr>
          <w:rFonts w:ascii="Times New Roman" w:hAnsi="Times New Roman" w:cs="Times New Roman"/>
          <w:iCs/>
          <w:sz w:val="24"/>
          <w:szCs w:val="24"/>
        </w:rPr>
        <w:t xml:space="preserve"> gerar resultados com </w:t>
      </w:r>
      <w:r w:rsidR="001538DF">
        <w:rPr>
          <w:rFonts w:ascii="Times New Roman" w:hAnsi="Times New Roman" w:cs="Times New Roman"/>
          <w:iCs/>
          <w:sz w:val="24"/>
          <w:szCs w:val="24"/>
        </w:rPr>
        <w:t>mais</w:t>
      </w:r>
      <w:r w:rsidRPr="000F7D22">
        <w:rPr>
          <w:rFonts w:ascii="Times New Roman" w:hAnsi="Times New Roman" w:cs="Times New Roman"/>
          <w:iCs/>
          <w:sz w:val="24"/>
          <w:szCs w:val="24"/>
        </w:rPr>
        <w:t xml:space="preserve"> ruído.</w:t>
      </w:r>
    </w:p>
    <w:p w14:paraId="3371DA44" w14:textId="47061D39" w:rsidR="00262916" w:rsidRPr="000F7D22" w:rsidRDefault="00262916" w:rsidP="00262916">
      <w:pPr>
        <w:spacing w:line="360" w:lineRule="auto"/>
        <w:ind w:firstLine="720"/>
        <w:jc w:val="both"/>
        <w:rPr>
          <w:rFonts w:ascii="Times New Roman" w:hAnsi="Times New Roman" w:cs="Times New Roman"/>
          <w:iCs/>
          <w:sz w:val="24"/>
          <w:szCs w:val="24"/>
        </w:rPr>
      </w:pPr>
      <w:r w:rsidRPr="000F7D22">
        <w:rPr>
          <w:rFonts w:ascii="Times New Roman" w:hAnsi="Times New Roman" w:cs="Times New Roman"/>
          <w:iCs/>
          <w:sz w:val="24"/>
          <w:szCs w:val="24"/>
        </w:rPr>
        <w:t xml:space="preserve">Como se pode imaginar, a limpeza dos dados na etapa de pós processamento desses algoritmos </w:t>
      </w:r>
      <w:r w:rsidR="00C32C6C">
        <w:rPr>
          <w:rFonts w:ascii="Times New Roman" w:hAnsi="Times New Roman" w:cs="Times New Roman"/>
          <w:iCs/>
          <w:sz w:val="24"/>
          <w:szCs w:val="24"/>
        </w:rPr>
        <w:t>acaba sendo</w:t>
      </w:r>
      <w:r w:rsidRPr="000F7D22">
        <w:rPr>
          <w:rFonts w:ascii="Times New Roman" w:hAnsi="Times New Roman" w:cs="Times New Roman"/>
          <w:iCs/>
          <w:sz w:val="24"/>
          <w:szCs w:val="24"/>
        </w:rPr>
        <w:t xml:space="preserve"> essencial para a obtenção de resultados de boa qualidade. É normal que pequenas variações na própria radiometria da imagem sejam detectadas como mudança. Apesar de ser possível retirar grande parte desse ruído considerando apenas mudanças com magnitudes mais altas, áreas de floresta que possuem alta declividade, por exemplo, tendem a sofrer mais com certos ruídos. Sendo assim, parte da limpeza desses dados normalmente acontece utilizando </w:t>
      </w:r>
      <w:r w:rsidR="00F55EEC">
        <w:rPr>
          <w:rFonts w:ascii="Times New Roman" w:hAnsi="Times New Roman" w:cs="Times New Roman"/>
          <w:iCs/>
          <w:sz w:val="24"/>
          <w:szCs w:val="24"/>
        </w:rPr>
        <w:t>dados gerados por</w:t>
      </w:r>
      <w:r w:rsidRPr="000F7D22">
        <w:rPr>
          <w:rFonts w:ascii="Times New Roman" w:hAnsi="Times New Roman" w:cs="Times New Roman"/>
          <w:iCs/>
          <w:sz w:val="24"/>
          <w:szCs w:val="24"/>
        </w:rPr>
        <w:t xml:space="preserve"> projetos como o Mapbiomas</w:t>
      </w:r>
      <w:r w:rsidR="00F55EEC">
        <w:rPr>
          <w:rFonts w:ascii="Times New Roman" w:hAnsi="Times New Roman" w:cs="Times New Roman"/>
          <w:iCs/>
          <w:sz w:val="24"/>
          <w:szCs w:val="24"/>
        </w:rPr>
        <w:t>. Os dados do Mapbiomas podem ser utilizados</w:t>
      </w:r>
      <w:r w:rsidRPr="000F7D22">
        <w:rPr>
          <w:rFonts w:ascii="Times New Roman" w:hAnsi="Times New Roman" w:cs="Times New Roman"/>
          <w:iCs/>
          <w:sz w:val="24"/>
          <w:szCs w:val="24"/>
        </w:rPr>
        <w:t xml:space="preserve"> como</w:t>
      </w:r>
      <w:r w:rsidR="00F55EEC">
        <w:rPr>
          <w:rFonts w:ascii="Times New Roman" w:hAnsi="Times New Roman" w:cs="Times New Roman"/>
          <w:iCs/>
          <w:sz w:val="24"/>
          <w:szCs w:val="24"/>
        </w:rPr>
        <w:t xml:space="preserve"> uma</w:t>
      </w:r>
      <w:r w:rsidRPr="000F7D22">
        <w:rPr>
          <w:rFonts w:ascii="Times New Roman" w:hAnsi="Times New Roman" w:cs="Times New Roman"/>
          <w:iCs/>
          <w:sz w:val="24"/>
          <w:szCs w:val="24"/>
        </w:rPr>
        <w:t xml:space="preserve"> </w:t>
      </w:r>
      <w:r w:rsidR="00F55EEC">
        <w:rPr>
          <w:rFonts w:ascii="Times New Roman" w:hAnsi="Times New Roman" w:cs="Times New Roman"/>
          <w:iCs/>
          <w:sz w:val="24"/>
          <w:szCs w:val="24"/>
        </w:rPr>
        <w:t>máscara</w:t>
      </w:r>
      <w:r w:rsidRPr="000F7D22">
        <w:rPr>
          <w:rFonts w:ascii="Times New Roman" w:hAnsi="Times New Roman" w:cs="Times New Roman"/>
          <w:iCs/>
          <w:sz w:val="24"/>
          <w:szCs w:val="24"/>
        </w:rPr>
        <w:t xml:space="preserve"> para ignorar áreas de não interesse. Pixels que foram classificados em todos os anos </w:t>
      </w:r>
      <w:r w:rsidR="00F55EEC">
        <w:rPr>
          <w:rFonts w:ascii="Times New Roman" w:hAnsi="Times New Roman" w:cs="Times New Roman"/>
          <w:iCs/>
          <w:sz w:val="24"/>
          <w:szCs w:val="24"/>
        </w:rPr>
        <w:t xml:space="preserve">do mapeamento do Mapbiomas </w:t>
      </w:r>
      <w:r w:rsidRPr="000F7D22">
        <w:rPr>
          <w:rFonts w:ascii="Times New Roman" w:hAnsi="Times New Roman" w:cs="Times New Roman"/>
          <w:iCs/>
          <w:sz w:val="24"/>
          <w:szCs w:val="24"/>
        </w:rPr>
        <w:t>como áreas urbanas, corpos d’água, pasto, solo exposto, agricultura e</w:t>
      </w:r>
      <w:r w:rsidR="00EB423E">
        <w:rPr>
          <w:rFonts w:ascii="Times New Roman" w:hAnsi="Times New Roman" w:cs="Times New Roman"/>
          <w:iCs/>
          <w:sz w:val="24"/>
          <w:szCs w:val="24"/>
        </w:rPr>
        <w:t>,</w:t>
      </w:r>
      <w:r w:rsidRPr="000F7D22">
        <w:rPr>
          <w:rFonts w:ascii="Times New Roman" w:hAnsi="Times New Roman" w:cs="Times New Roman"/>
          <w:iCs/>
          <w:sz w:val="24"/>
          <w:szCs w:val="24"/>
        </w:rPr>
        <w:t xml:space="preserve"> claro, florestas, são </w:t>
      </w:r>
      <w:r w:rsidR="002F1F4C">
        <w:rPr>
          <w:rFonts w:ascii="Times New Roman" w:hAnsi="Times New Roman" w:cs="Times New Roman"/>
          <w:iCs/>
          <w:sz w:val="24"/>
          <w:szCs w:val="24"/>
        </w:rPr>
        <w:t xml:space="preserve">binarizados e multiplicados entre si (classe a classe) para serem </w:t>
      </w:r>
      <w:r>
        <w:rPr>
          <w:rFonts w:ascii="Times New Roman" w:hAnsi="Times New Roman" w:cs="Times New Roman"/>
          <w:iCs/>
          <w:sz w:val="24"/>
          <w:szCs w:val="24"/>
        </w:rPr>
        <w:t>utilizados como máscaras</w:t>
      </w:r>
      <w:r w:rsidRPr="000F7D22">
        <w:rPr>
          <w:rFonts w:ascii="Times New Roman" w:hAnsi="Times New Roman" w:cs="Times New Roman"/>
          <w:iCs/>
          <w:sz w:val="24"/>
          <w:szCs w:val="24"/>
        </w:rPr>
        <w:t xml:space="preserve"> com o objetivo de limpar possíveis ruídos no resultado final de um algoritmo como o </w:t>
      </w:r>
      <w:r w:rsidRPr="007C5EAB">
        <w:rPr>
          <w:rFonts w:ascii="Times New Roman" w:hAnsi="Times New Roman" w:cs="Times New Roman"/>
          <w:i/>
          <w:sz w:val="24"/>
          <w:szCs w:val="24"/>
        </w:rPr>
        <w:t>Landtrendr</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Lock="1"/>
      </w:r>
      <w:r>
        <w:rPr>
          <w:rFonts w:ascii="Times New Roman" w:hAnsi="Times New Roman" w:cs="Times New Roman"/>
          <w:iCs/>
          <w:sz w:val="24"/>
          <w:szCs w:val="24"/>
        </w:rPr>
        <w:instrText>ADDIN CSL_CITATION {"citationItems":[{"id":"ITEM-1","itemData":{"DOI":"10.1016/j.rse.2007.03.010","ISBN":"0034-4257","ISSN":"00344257","abstract":"Satellite sensors are well suited to monitoring changes on the Earth's surface through provision of consistent and repeatable measurements at a spatial scale appropriate for many processes causing change on the land surface. Here, we describe and test a new conceptual approach to change detection of forests using a dense temporal stack of Landsat Thematic Mapper (TM) imagery. The central premise of the method is the recognition that many phenomena associated with changes in land cover have distinctive temporal progressions both before and after the change event, and that these lead to characteristic temporal signatures in spectral space. Rather than search for single change events between two dates of imagery, we instead search for these idealized signatures in the entire temporal trajectory of spectral values. This trajectory-based change detection is automated, requires no screening of non-forest area, and requires no metric-specific threshold development. Moreover, the method simultaneously provides estimates of discontinuous phenomena (disturbance date and intensity) as well as continuous phenomena (post-disturbance regeneration). We applied the method to a stack of 18 Landsat TM images for the 20-year period from 1984 to 2004. When compared with direct interpreter delineation of disturbance events, the automated method accurately labeled year of disturbance with 90% overall accuracy in clear-cuts and with 77% accuracy in partial-cuts (thinnings). The primary source of error in the method was misregistration of images in the stack, suggesting that higher accuracies are possible with better registration. ?? 2007 Elsevier Inc. All rights reserved.","author":[{"dropping-particle":"","family":"Kennedy","given":"Robert E.","non-dropping-particle":"","parse-names":false,"suffix":""},{"dropping-particle":"","family":"Cohen","given":"Warren B.","non-dropping-particle":"","parse-names":false,"suffix":""},{"dropping-particle":"","family":"Schroeder","given":"Todd A.","non-dropping-particle":"","parse-names":false,"suffix":""}],"container-title":"Remote Sensing of Environment","id":"ITEM-1","issue":"3","issued":{"date-parts":[["2007"]]},"page":"370-386","title":"Trajectory-based change detection for automated characterization of forest disturbance dynamics","type":"article-journal","volume":"110"},"uris":["http://www.mendeley.com/documents/?uuid=52a23551-c980-4760-851f-ffa7ba54bb54"]},{"id":"ITEM-2","itemData":{"DOI":"10.1016/j.rse.2010.07.008","ISBN":"0034-4257","ISSN":"00344257","abstract":"We introduce and test LandTrendr (Landsat-based detection of Trends in Disturbance and Recovery), a new approach to extract spectral trajectories of land surface change from yearly Landsat time-series stacks (LTS). The method brings together two themes in time-series analysis of LTS: capture of short-duration events and smoothing of long-term trends. Our strategy is founded on the recognition that change is not simply a contrast between conditions at two points in time, but rather a continual process operating at both fast and slow rates on landscapes. This concept requires both new algorithms to extract change and new interpretation tools to validate those algorithms. The challenge is to resolve salient features of the time series while eliminating noise introduced by ephemeral changes in illumination, phenology, atmospheric condition, and geometric registration. In the LandTrendr approach, we use relative radiometric normalization and simple cloud screening rules to create on-the-fly mosaics of multiple images per year, and extract temporal trajectories of spectral data on a pixel-by-pixel basis. We then apply temporal segmentation strategies with both regression-based and point-to-point fitting of spectral indices as a function of time, allowing capture of both slowly-evolving processes, such as regrowth, and abrupt events, such as forest harvest. Because any temporal trajectory pattern is allowable, we use control parameters and threshold-based filtering to reduce the role of false positive detections. No suitable reference data are available to assess the role of these control parameters or to test overall algorithm performance. Therefore, we also developed a companion interpretation approach founded on the same conceptual framework of capturing both long and short-duration processes, and developed a software tool to apply this concept to expert interpretation and segmentation of spectral trajectories (TimeSync, described in a companion paper by Cohen et al., 2010). These data were used as a truth set against which to evaluate the behavior of the LandTrendr algorithms applied to three spectral indices. We applied the LandTrendr algorithms to several hundred points across western Oregon and Washington (U.S.A.). Because of the diversity of potential outputs from the LTS data, we evaluated algorithm performance against summary metrics for disturbance, recovery, and stability, both for capture of events and longer-duration processes. Despite the appare…","author":[{"dropping-particle":"","family":"Kennedy","given":"Robert E.","non-dropping-particle":"","parse-names":false,"suffix":""},{"dropping-particle":"","family":"Yang","given":"Zhiqiang","non-dropping-particle":"","parse-names":false,"suffix":""},{"dropping-particle":"","family":"Cohen","given":"Warren B.","non-dropping-particle":"","parse-names":false,"suffix":""}],"container-title":"Remote Sensing of Environment","id":"ITEM-2","issue":"12","issued":{"date-parts":[["2010"]]},"page":"2897-2910","publisher":"Elsevier Inc.","title":"Detecting trends in forest disturbance and recovery using yearly Landsat time series: 1. LandTrendr - Temporal segmentation algorithms","type":"article-journal","volume":"114"},"uris":["http://www.mendeley.com/documents/?uuid=aafde5be-46f6-4979-a325-b81940285f90"]},{"id":"ITEM-3","itemData":{"DOI":"10.3390/rs10050691","ISSN":"20724292","abstract":"The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pixel&amp;rsquo;s time series, resulting in a set of breakpoints (&amp;ldquo;vertices&amp;rdquo;)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community.","author":[{"dropping-particle":"","family":"Kennedy","given":"Robert E.","non-dropping-particle":"","parse-names":false,"suffix":""},{"dropping-particle":"","family":"Yang","given":"Zhiqiang","non-dropping-particle":"","parse-names":false,"suffix":""},{"dropping-particle":"","family":"Gorelick","given":"Noel","non-dropping-particle":"","parse-names":false,"suffix":""},{"dropping-particle":"","family":"Braaten","given":"Justin","non-dropping-particle":"","parse-names":false,"suffix":""},{"dropping-particle":"","family":"Cavalcante","given":"Lucas","non-dropping-particle":"","parse-names":false,"suffix":""},{"dropping-particle":"","family":"Cohen","given":"Warren B.","non-dropping-particle":"","parse-names":false,"suffix":""},{"dropping-particle":"","family":"Healey","given":"Sean","non-dropping-particle":"","parse-names":false,"suffix":""}],"container-title":"Remote Sensing","id":"ITEM-3","issue":"5","issued":{"date-parts":[["2018"]]},"title":"Implementation of the LandTrendr algorithm on Google Earth Engine","type":"article-journal","volume":"10"},"uris":["http://www.mendeley.com/documents/?uuid=b009449a-4a19-44a3-80ea-131a7f2786f8"]}],"mendeley":{"formattedCitation":"(Kennedy et al., 2007, 2010, 2018)","plainTextFormattedCitation":"(Kennedy et al., 2007, 2010, 2018)","previouslyFormattedCitation":"(Kennedy et al., 2007, 2010, 2018)"},"properties":{"noteIndex":0},"schema":"https://github.com/citation-style-language/schema/raw/master/csl-citation.json"}</w:instrText>
      </w:r>
      <w:r>
        <w:rPr>
          <w:rFonts w:ascii="Times New Roman" w:hAnsi="Times New Roman" w:cs="Times New Roman"/>
          <w:iCs/>
          <w:sz w:val="24"/>
          <w:szCs w:val="24"/>
        </w:rPr>
        <w:fldChar w:fldCharType="separate"/>
      </w:r>
      <w:r w:rsidRPr="00BA03B1">
        <w:rPr>
          <w:rFonts w:ascii="Times New Roman" w:hAnsi="Times New Roman" w:cs="Times New Roman"/>
          <w:iCs/>
          <w:noProof/>
          <w:sz w:val="24"/>
          <w:szCs w:val="24"/>
        </w:rPr>
        <w:t>(Kennedy et al., 2007, 2010, 2018)</w:t>
      </w:r>
      <w:r>
        <w:rPr>
          <w:rFonts w:ascii="Times New Roman" w:hAnsi="Times New Roman" w:cs="Times New Roman"/>
          <w:iCs/>
          <w:sz w:val="24"/>
          <w:szCs w:val="24"/>
        </w:rPr>
        <w:fldChar w:fldCharType="end"/>
      </w:r>
      <w:r w:rsidRPr="000F7D22">
        <w:rPr>
          <w:rFonts w:ascii="Times New Roman" w:hAnsi="Times New Roman" w:cs="Times New Roman"/>
          <w:iCs/>
          <w:sz w:val="24"/>
          <w:szCs w:val="24"/>
        </w:rPr>
        <w:t xml:space="preserve">. No entanto, os mapeamentos anuais do Mapbiomas entendem a classificação de forma anual, e não de forma </w:t>
      </w:r>
      <w:proofErr w:type="spellStart"/>
      <w:r w:rsidRPr="000F7D22">
        <w:rPr>
          <w:rFonts w:ascii="Times New Roman" w:hAnsi="Times New Roman" w:cs="Times New Roman"/>
          <w:iCs/>
          <w:sz w:val="24"/>
          <w:szCs w:val="24"/>
        </w:rPr>
        <w:t>multitemporal</w:t>
      </w:r>
      <w:proofErr w:type="spellEnd"/>
      <w:r w:rsidRPr="000F7D22">
        <w:rPr>
          <w:rFonts w:ascii="Times New Roman" w:hAnsi="Times New Roman" w:cs="Times New Roman"/>
          <w:iCs/>
          <w:sz w:val="24"/>
          <w:szCs w:val="24"/>
        </w:rPr>
        <w:t xml:space="preserve">, o que pode implicar em erros quando a multiplicação das classificações é realizada para gerar as camadas binárias que servirão para limpar os ruídos. </w:t>
      </w:r>
      <w:r w:rsidR="00F55EEC">
        <w:rPr>
          <w:rFonts w:ascii="Times New Roman" w:hAnsi="Times New Roman" w:cs="Times New Roman"/>
          <w:iCs/>
          <w:sz w:val="24"/>
          <w:szCs w:val="24"/>
        </w:rPr>
        <w:t>Um pixel que possa ter sido mapeado de forma equivocada em um único ano pode anular a inclusão desta mesma área como uma área a ser utilizada como máscara. Portanto, ao utilizarmos este método, somente áreas bem consolidadas acabam sendo selecionadas para limpar o resultado gerado pelo algoritmo de detecção de mudança.</w:t>
      </w:r>
    </w:p>
    <w:p w14:paraId="31CF3EF1" w14:textId="5EDED67C" w:rsidR="00262916" w:rsidRPr="000F7D22" w:rsidRDefault="00262916" w:rsidP="00262916">
      <w:pPr>
        <w:spacing w:line="360" w:lineRule="auto"/>
        <w:ind w:firstLine="720"/>
        <w:jc w:val="both"/>
        <w:rPr>
          <w:rFonts w:ascii="Times New Roman" w:hAnsi="Times New Roman" w:cs="Times New Roman"/>
          <w:iCs/>
          <w:sz w:val="24"/>
          <w:szCs w:val="24"/>
        </w:rPr>
      </w:pPr>
      <w:r w:rsidRPr="000F7D22">
        <w:rPr>
          <w:rFonts w:ascii="Times New Roman" w:hAnsi="Times New Roman" w:cs="Times New Roman"/>
          <w:iCs/>
          <w:sz w:val="24"/>
          <w:szCs w:val="24"/>
        </w:rPr>
        <w:t>Sendo assim, o presente trabalho busc</w:t>
      </w:r>
      <w:r w:rsidR="00D83B4F">
        <w:rPr>
          <w:rFonts w:ascii="Times New Roman" w:hAnsi="Times New Roman" w:cs="Times New Roman"/>
          <w:iCs/>
          <w:sz w:val="24"/>
          <w:szCs w:val="24"/>
        </w:rPr>
        <w:t>ou</w:t>
      </w:r>
      <w:r w:rsidRPr="000F7D22">
        <w:rPr>
          <w:rFonts w:ascii="Times New Roman" w:hAnsi="Times New Roman" w:cs="Times New Roman"/>
          <w:iCs/>
          <w:sz w:val="24"/>
          <w:szCs w:val="24"/>
        </w:rPr>
        <w:t xml:space="preserve"> elaborar uma alternativa a es</w:t>
      </w:r>
      <w:r w:rsidR="00D83B4F">
        <w:rPr>
          <w:rFonts w:ascii="Times New Roman" w:hAnsi="Times New Roman" w:cs="Times New Roman"/>
          <w:iCs/>
          <w:sz w:val="24"/>
          <w:szCs w:val="24"/>
        </w:rPr>
        <w:t>t</w:t>
      </w:r>
      <w:r w:rsidRPr="000F7D22">
        <w:rPr>
          <w:rFonts w:ascii="Times New Roman" w:hAnsi="Times New Roman" w:cs="Times New Roman"/>
          <w:iCs/>
          <w:sz w:val="24"/>
          <w:szCs w:val="24"/>
        </w:rPr>
        <w:t xml:space="preserve">a técnica, apresentando uma forma mais precisa de gerar camadas de áreas de estabilidade, ou seja, áreas que apesar de terem sido afetadas por pequenas mudanças mantiveram alguma característica principal ao longo da série. O foco dado neste trabalho </w:t>
      </w:r>
      <w:r w:rsidR="003B664D">
        <w:rPr>
          <w:rFonts w:ascii="Times New Roman" w:hAnsi="Times New Roman" w:cs="Times New Roman"/>
          <w:iCs/>
          <w:sz w:val="24"/>
          <w:szCs w:val="24"/>
        </w:rPr>
        <w:t>foi para</w:t>
      </w:r>
      <w:r w:rsidRPr="000F7D22">
        <w:rPr>
          <w:rFonts w:ascii="Times New Roman" w:hAnsi="Times New Roman" w:cs="Times New Roman"/>
          <w:iCs/>
          <w:sz w:val="24"/>
          <w:szCs w:val="24"/>
        </w:rPr>
        <w:t xml:space="preserve"> a classe que chamamos </w:t>
      </w:r>
      <w:r w:rsidR="003B664D">
        <w:rPr>
          <w:rFonts w:ascii="Times New Roman" w:hAnsi="Times New Roman" w:cs="Times New Roman"/>
          <w:iCs/>
          <w:sz w:val="24"/>
          <w:szCs w:val="24"/>
        </w:rPr>
        <w:t xml:space="preserve">aqui </w:t>
      </w:r>
      <w:r w:rsidRPr="000F7D22">
        <w:rPr>
          <w:rFonts w:ascii="Times New Roman" w:hAnsi="Times New Roman" w:cs="Times New Roman"/>
          <w:iCs/>
          <w:sz w:val="24"/>
          <w:szCs w:val="24"/>
        </w:rPr>
        <w:t>de flore</w:t>
      </w:r>
      <w:r>
        <w:rPr>
          <w:rFonts w:ascii="Times New Roman" w:hAnsi="Times New Roman" w:cs="Times New Roman"/>
          <w:iCs/>
          <w:sz w:val="24"/>
          <w:szCs w:val="24"/>
        </w:rPr>
        <w:t>s</w:t>
      </w:r>
      <w:r w:rsidRPr="000F7D22">
        <w:rPr>
          <w:rFonts w:ascii="Times New Roman" w:hAnsi="Times New Roman" w:cs="Times New Roman"/>
          <w:iCs/>
          <w:sz w:val="24"/>
          <w:szCs w:val="24"/>
        </w:rPr>
        <w:t xml:space="preserve">tas invariantes, já que normalmente é a classe de maior interesse e possivelmente a </w:t>
      </w:r>
      <w:r w:rsidR="003B664D">
        <w:rPr>
          <w:rFonts w:ascii="Times New Roman" w:hAnsi="Times New Roman" w:cs="Times New Roman"/>
          <w:iCs/>
          <w:sz w:val="24"/>
          <w:szCs w:val="24"/>
        </w:rPr>
        <w:t xml:space="preserve">que possui </w:t>
      </w:r>
      <w:r w:rsidRPr="000F7D22">
        <w:rPr>
          <w:rFonts w:ascii="Times New Roman" w:hAnsi="Times New Roman" w:cs="Times New Roman"/>
          <w:iCs/>
          <w:sz w:val="24"/>
          <w:szCs w:val="24"/>
        </w:rPr>
        <w:t xml:space="preserve">maior quantidade de ruído associado. </w:t>
      </w:r>
      <w:r w:rsidR="00D83B4F">
        <w:rPr>
          <w:rFonts w:ascii="Times New Roman" w:hAnsi="Times New Roman" w:cs="Times New Roman"/>
          <w:iCs/>
          <w:sz w:val="24"/>
          <w:szCs w:val="24"/>
        </w:rPr>
        <w:t xml:space="preserve">Diferentemente do método mais tradicional, a ideia foi realizar a criação de uma máscara gerada a partir da </w:t>
      </w:r>
      <w:r w:rsidR="00D83B4F">
        <w:rPr>
          <w:rFonts w:ascii="Times New Roman" w:hAnsi="Times New Roman" w:cs="Times New Roman"/>
          <w:iCs/>
          <w:sz w:val="24"/>
          <w:szCs w:val="24"/>
        </w:rPr>
        <w:lastRenderedPageBreak/>
        <w:t xml:space="preserve">classificação de toda a série temporal e não da agregação de camadas classificadas individualmente ano a ano. </w:t>
      </w:r>
    </w:p>
    <w:p w14:paraId="76AE6E07" w14:textId="77777777" w:rsidR="00262916" w:rsidRPr="000F7D22" w:rsidRDefault="00262916" w:rsidP="00262916">
      <w:pPr>
        <w:spacing w:line="360" w:lineRule="auto"/>
        <w:ind w:firstLine="720"/>
        <w:jc w:val="both"/>
        <w:rPr>
          <w:rFonts w:ascii="Times New Roman" w:hAnsi="Times New Roman" w:cs="Times New Roman"/>
          <w:iCs/>
          <w:sz w:val="24"/>
          <w:szCs w:val="24"/>
        </w:rPr>
      </w:pPr>
    </w:p>
    <w:p w14:paraId="1CBFF184"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Metodologia</w:t>
      </w:r>
    </w:p>
    <w:p w14:paraId="0AA108E2" w14:textId="18E55522" w:rsidR="00262916"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Para a realização des</w:t>
      </w:r>
      <w:r>
        <w:rPr>
          <w:rFonts w:ascii="Times New Roman" w:hAnsi="Times New Roman" w:cs="Times New Roman"/>
          <w:sz w:val="24"/>
          <w:szCs w:val="24"/>
        </w:rPr>
        <w:t>t</w:t>
      </w:r>
      <w:r w:rsidRPr="000F7D22">
        <w:rPr>
          <w:rFonts w:ascii="Times New Roman" w:hAnsi="Times New Roman" w:cs="Times New Roman"/>
          <w:sz w:val="24"/>
          <w:szCs w:val="24"/>
        </w:rPr>
        <w:t xml:space="preserve">e </w:t>
      </w:r>
      <w:r>
        <w:rPr>
          <w:rFonts w:ascii="Times New Roman" w:hAnsi="Times New Roman" w:cs="Times New Roman"/>
          <w:sz w:val="24"/>
          <w:szCs w:val="24"/>
        </w:rPr>
        <w:t>trabalho</w:t>
      </w:r>
      <w:r w:rsidRPr="000F7D22">
        <w:rPr>
          <w:rFonts w:ascii="Times New Roman" w:hAnsi="Times New Roman" w:cs="Times New Roman"/>
          <w:sz w:val="24"/>
          <w:szCs w:val="24"/>
        </w:rPr>
        <w:t xml:space="preserve"> utilizou-se como área de estudo o limite a APA da Bacia Hidrográfica do Rio São João</w:t>
      </w:r>
      <w:r>
        <w:rPr>
          <w:rFonts w:ascii="Times New Roman" w:hAnsi="Times New Roman" w:cs="Times New Roman"/>
          <w:sz w:val="24"/>
          <w:szCs w:val="24"/>
        </w:rPr>
        <w:t xml:space="preserve"> (Figura 1)</w:t>
      </w:r>
      <w:r w:rsidRPr="000F7D22">
        <w:rPr>
          <w:rFonts w:ascii="Times New Roman" w:hAnsi="Times New Roman" w:cs="Times New Roman"/>
          <w:sz w:val="24"/>
          <w:szCs w:val="24"/>
        </w:rPr>
        <w:t xml:space="preserve">. A área foi escolhida por já possuir extenso número de trabalhos de referência publicados e por </w:t>
      </w:r>
      <w:r w:rsidR="00EB423E">
        <w:rPr>
          <w:rFonts w:ascii="Times New Roman" w:hAnsi="Times New Roman" w:cs="Times New Roman"/>
          <w:sz w:val="24"/>
          <w:szCs w:val="24"/>
        </w:rPr>
        <w:t>apresentar</w:t>
      </w:r>
      <w:r w:rsidR="00EB423E" w:rsidRPr="000F7D22">
        <w:rPr>
          <w:rFonts w:ascii="Times New Roman" w:hAnsi="Times New Roman" w:cs="Times New Roman"/>
          <w:sz w:val="24"/>
          <w:szCs w:val="24"/>
        </w:rPr>
        <w:t xml:space="preserve"> </w:t>
      </w:r>
      <w:r w:rsidRPr="000F7D22">
        <w:rPr>
          <w:rFonts w:ascii="Times New Roman" w:hAnsi="Times New Roman" w:cs="Times New Roman"/>
          <w:sz w:val="24"/>
          <w:szCs w:val="24"/>
        </w:rPr>
        <w:t>elementos da paisagem que representam de forma geral grande parte o contexto morfoclimático e fitogeográfico do Estado do Rio de Janeiro.</w:t>
      </w:r>
    </w:p>
    <w:p w14:paraId="5EDE74DB" w14:textId="77777777" w:rsidR="00262916" w:rsidRDefault="00262916" w:rsidP="00262916">
      <w:pPr>
        <w:spacing w:line="360" w:lineRule="auto"/>
        <w:ind w:firstLine="720"/>
        <w:jc w:val="both"/>
        <w:rPr>
          <w:rFonts w:ascii="Times New Roman" w:hAnsi="Times New Roman" w:cs="Times New Roman"/>
          <w:sz w:val="24"/>
          <w:szCs w:val="24"/>
        </w:rPr>
      </w:pPr>
    </w:p>
    <w:p w14:paraId="1735DC96" w14:textId="77777777" w:rsidR="00262916" w:rsidRDefault="00262916" w:rsidP="00262916">
      <w:pPr>
        <w:spacing w:line="360" w:lineRule="auto"/>
        <w:jc w:val="center"/>
        <w:rPr>
          <w:rFonts w:ascii="Times New Roman" w:hAnsi="Times New Roman" w:cs="Times New Roman"/>
          <w:sz w:val="24"/>
          <w:szCs w:val="24"/>
        </w:rPr>
      </w:pPr>
      <w:r>
        <w:rPr>
          <w:rFonts w:ascii="Times New Roman" w:hAnsi="Times New Roman" w:cs="Times New Roman"/>
          <w:b/>
          <w:sz w:val="24"/>
          <w:szCs w:val="24"/>
        </w:rPr>
        <w:t>- FIGURA</w:t>
      </w:r>
      <w:r w:rsidRPr="000F7D22">
        <w:rPr>
          <w:rFonts w:ascii="Times New Roman" w:hAnsi="Times New Roman" w:cs="Times New Roman"/>
          <w:b/>
          <w:sz w:val="24"/>
          <w:szCs w:val="24"/>
        </w:rPr>
        <w:t xml:space="preserve"> 1</w:t>
      </w:r>
      <w:r>
        <w:rPr>
          <w:rFonts w:ascii="Times New Roman" w:hAnsi="Times New Roman" w:cs="Times New Roman"/>
          <w:sz w:val="24"/>
          <w:szCs w:val="24"/>
        </w:rPr>
        <w:t xml:space="preserve"> -</w:t>
      </w:r>
    </w:p>
    <w:p w14:paraId="085C36F8" w14:textId="77777777" w:rsidR="00262916" w:rsidRPr="000F7D22" w:rsidRDefault="00262916" w:rsidP="00262916">
      <w:pPr>
        <w:spacing w:line="360" w:lineRule="auto"/>
        <w:jc w:val="both"/>
        <w:rPr>
          <w:rFonts w:ascii="Times New Roman" w:hAnsi="Times New Roman" w:cs="Times New Roman"/>
          <w:sz w:val="24"/>
          <w:szCs w:val="24"/>
        </w:rPr>
      </w:pPr>
    </w:p>
    <w:p w14:paraId="54B57EB7" w14:textId="612E68A5"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Inicialmente foi necessário gerar a camada de floresta invariante utilizando os dados do Mapbiomas. Ou seja, tudo que foi classificado como floresta durante todos os anos do mapeamento. </w:t>
      </w:r>
      <w:r w:rsidR="00F10FC8">
        <w:rPr>
          <w:rFonts w:ascii="Times New Roman" w:hAnsi="Times New Roman" w:cs="Times New Roman"/>
          <w:sz w:val="24"/>
          <w:szCs w:val="24"/>
        </w:rPr>
        <w:t>Neste caso, floresta é tudo que foi classificado como “Formação Florestal” pelo Mapbiomas. P</w:t>
      </w:r>
      <w:r w:rsidRPr="000F7D22">
        <w:rPr>
          <w:rFonts w:ascii="Times New Roman" w:hAnsi="Times New Roman" w:cs="Times New Roman"/>
          <w:sz w:val="24"/>
          <w:szCs w:val="24"/>
        </w:rPr>
        <w:t>ara isso, todas as camadas de uso do solo para o bioma da Mata Atlântica gerados pela série 4.1 do projeto</w:t>
      </w:r>
      <w:r w:rsidR="00F10FC8">
        <w:rPr>
          <w:rFonts w:ascii="Times New Roman" w:hAnsi="Times New Roman" w:cs="Times New Roman"/>
          <w:sz w:val="24"/>
          <w:szCs w:val="24"/>
        </w:rPr>
        <w:t xml:space="preserve"> (de 1985 até 2018, totalizando 33 camadas)</w:t>
      </w:r>
      <w:r w:rsidRPr="000F7D22">
        <w:rPr>
          <w:rFonts w:ascii="Times New Roman" w:hAnsi="Times New Roman" w:cs="Times New Roman"/>
          <w:sz w:val="24"/>
          <w:szCs w:val="24"/>
        </w:rPr>
        <w:t xml:space="preserve"> foram recortados de acordo com os limites da APA e passaram por um processo de reclassificação</w:t>
      </w:r>
      <w:r>
        <w:rPr>
          <w:rFonts w:ascii="Times New Roman" w:hAnsi="Times New Roman" w:cs="Times New Roman"/>
          <w:sz w:val="24"/>
          <w:szCs w:val="24"/>
        </w:rPr>
        <w:t>,</w:t>
      </w:r>
      <w:r w:rsidRPr="000F7D22">
        <w:rPr>
          <w:rFonts w:ascii="Times New Roman" w:hAnsi="Times New Roman" w:cs="Times New Roman"/>
          <w:sz w:val="24"/>
          <w:szCs w:val="24"/>
        </w:rPr>
        <w:t xml:space="preserve"> resulta</w:t>
      </w:r>
      <w:r>
        <w:rPr>
          <w:rFonts w:ascii="Times New Roman" w:hAnsi="Times New Roman" w:cs="Times New Roman"/>
          <w:sz w:val="24"/>
          <w:szCs w:val="24"/>
        </w:rPr>
        <w:t>n</w:t>
      </w:r>
      <w:r w:rsidRPr="000F7D22">
        <w:rPr>
          <w:rFonts w:ascii="Times New Roman" w:hAnsi="Times New Roman" w:cs="Times New Roman"/>
          <w:sz w:val="24"/>
          <w:szCs w:val="24"/>
        </w:rPr>
        <w:t>do em camada</w:t>
      </w:r>
      <w:r w:rsidR="00F10FC8">
        <w:rPr>
          <w:rFonts w:ascii="Times New Roman" w:hAnsi="Times New Roman" w:cs="Times New Roman"/>
          <w:sz w:val="24"/>
          <w:szCs w:val="24"/>
        </w:rPr>
        <w:t>s</w:t>
      </w:r>
      <w:r w:rsidRPr="000F7D22">
        <w:rPr>
          <w:rFonts w:ascii="Times New Roman" w:hAnsi="Times New Roman" w:cs="Times New Roman"/>
          <w:sz w:val="24"/>
          <w:szCs w:val="24"/>
        </w:rPr>
        <w:t xml:space="preserve"> binária</w:t>
      </w:r>
      <w:r w:rsidR="00F10FC8">
        <w:rPr>
          <w:rFonts w:ascii="Times New Roman" w:hAnsi="Times New Roman" w:cs="Times New Roman"/>
          <w:sz w:val="24"/>
          <w:szCs w:val="24"/>
        </w:rPr>
        <w:t>s</w:t>
      </w:r>
      <w:r w:rsidRPr="000F7D22">
        <w:rPr>
          <w:rFonts w:ascii="Times New Roman" w:hAnsi="Times New Roman" w:cs="Times New Roman"/>
          <w:sz w:val="24"/>
          <w:szCs w:val="24"/>
        </w:rPr>
        <w:t xml:space="preserve"> (floresta</w:t>
      </w:r>
      <w:r w:rsidR="00F10FC8">
        <w:rPr>
          <w:rFonts w:ascii="Times New Roman" w:hAnsi="Times New Roman" w:cs="Times New Roman"/>
          <w:sz w:val="24"/>
          <w:szCs w:val="24"/>
        </w:rPr>
        <w:t xml:space="preserve"> </w:t>
      </w:r>
      <w:r w:rsidRPr="000F7D22">
        <w:rPr>
          <w:rFonts w:ascii="Times New Roman" w:hAnsi="Times New Roman" w:cs="Times New Roman"/>
          <w:sz w:val="24"/>
          <w:szCs w:val="24"/>
        </w:rPr>
        <w:t>e não-floresta</w:t>
      </w:r>
      <w:r w:rsidR="00DA1411">
        <w:rPr>
          <w:rFonts w:ascii="Times New Roman" w:hAnsi="Times New Roman" w:cs="Times New Roman"/>
          <w:sz w:val="24"/>
          <w:szCs w:val="24"/>
        </w:rPr>
        <w:t xml:space="preserve">). </w:t>
      </w:r>
      <w:r w:rsidRPr="000F7D22">
        <w:rPr>
          <w:rFonts w:ascii="Times New Roman" w:hAnsi="Times New Roman" w:cs="Times New Roman"/>
          <w:sz w:val="24"/>
          <w:szCs w:val="24"/>
        </w:rPr>
        <w:t xml:space="preserve">Após a reclassificação, todas as camadas foram multiplicadas entre si resultando finalmente </w:t>
      </w:r>
      <w:r w:rsidR="00F10FC8">
        <w:rPr>
          <w:rFonts w:ascii="Times New Roman" w:hAnsi="Times New Roman" w:cs="Times New Roman"/>
          <w:sz w:val="24"/>
          <w:szCs w:val="24"/>
        </w:rPr>
        <w:t>em uma</w:t>
      </w:r>
      <w:r w:rsidRPr="000F7D22">
        <w:rPr>
          <w:rFonts w:ascii="Times New Roman" w:hAnsi="Times New Roman" w:cs="Times New Roman"/>
          <w:sz w:val="24"/>
          <w:szCs w:val="24"/>
        </w:rPr>
        <w:t xml:space="preserve"> camada binária fin</w:t>
      </w:r>
      <w:r w:rsidR="00F10FC8">
        <w:rPr>
          <w:rFonts w:ascii="Times New Roman" w:hAnsi="Times New Roman" w:cs="Times New Roman"/>
          <w:sz w:val="24"/>
          <w:szCs w:val="24"/>
        </w:rPr>
        <w:t>al</w:t>
      </w:r>
      <w:r w:rsidR="00DA1411">
        <w:rPr>
          <w:rFonts w:ascii="Times New Roman" w:hAnsi="Times New Roman" w:cs="Times New Roman"/>
          <w:sz w:val="24"/>
          <w:szCs w:val="24"/>
        </w:rPr>
        <w:t>, onde florestas possuem com valor 1 e áreas de não-floresta valor 0.</w:t>
      </w:r>
    </w:p>
    <w:p w14:paraId="51CB1C47" w14:textId="0396D2F6"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Como a proposta metodológica </w:t>
      </w:r>
      <w:r>
        <w:rPr>
          <w:rFonts w:ascii="Times New Roman" w:hAnsi="Times New Roman" w:cs="Times New Roman"/>
          <w:sz w:val="24"/>
          <w:szCs w:val="24"/>
        </w:rPr>
        <w:t>consiste na</w:t>
      </w:r>
      <w:r w:rsidRPr="000F7D22">
        <w:rPr>
          <w:rFonts w:ascii="Times New Roman" w:hAnsi="Times New Roman" w:cs="Times New Roman"/>
          <w:sz w:val="24"/>
          <w:szCs w:val="24"/>
        </w:rPr>
        <w:t xml:space="preserve"> aplicação de um algoritmo de classificação em toda a série</w:t>
      </w:r>
      <w:r>
        <w:rPr>
          <w:rFonts w:ascii="Times New Roman" w:hAnsi="Times New Roman" w:cs="Times New Roman"/>
          <w:sz w:val="24"/>
          <w:szCs w:val="24"/>
        </w:rPr>
        <w:t xml:space="preserve"> temporal</w:t>
      </w:r>
      <w:r w:rsidRPr="000F7D22">
        <w:rPr>
          <w:rFonts w:ascii="Times New Roman" w:hAnsi="Times New Roman" w:cs="Times New Roman"/>
          <w:sz w:val="24"/>
          <w:szCs w:val="24"/>
        </w:rPr>
        <w:t xml:space="preserve">, </w:t>
      </w:r>
      <w:r>
        <w:rPr>
          <w:rFonts w:ascii="Times New Roman" w:hAnsi="Times New Roman" w:cs="Times New Roman"/>
          <w:sz w:val="24"/>
          <w:szCs w:val="24"/>
        </w:rPr>
        <w:t>foi</w:t>
      </w:r>
      <w:r w:rsidRPr="000F7D22">
        <w:rPr>
          <w:rFonts w:ascii="Times New Roman" w:hAnsi="Times New Roman" w:cs="Times New Roman"/>
          <w:sz w:val="24"/>
          <w:szCs w:val="24"/>
        </w:rPr>
        <w:t xml:space="preserve"> essencial a coleta de boas amostras </w:t>
      </w:r>
      <w:r>
        <w:rPr>
          <w:rFonts w:ascii="Times New Roman" w:hAnsi="Times New Roman" w:cs="Times New Roman"/>
          <w:sz w:val="24"/>
          <w:szCs w:val="24"/>
        </w:rPr>
        <w:t>representativas</w:t>
      </w:r>
      <w:r w:rsidRPr="000F7D22">
        <w:rPr>
          <w:rFonts w:ascii="Times New Roman" w:hAnsi="Times New Roman" w:cs="Times New Roman"/>
          <w:sz w:val="24"/>
          <w:szCs w:val="24"/>
        </w:rPr>
        <w:t xml:space="preserve"> de florestas invariantes.</w:t>
      </w:r>
      <w:r w:rsidR="00AF2854">
        <w:rPr>
          <w:rFonts w:ascii="Times New Roman" w:hAnsi="Times New Roman" w:cs="Times New Roman"/>
          <w:sz w:val="24"/>
          <w:szCs w:val="24"/>
        </w:rPr>
        <w:t xml:space="preserve"> Boas amostras são essenciais para um resultado final satisfatório. </w:t>
      </w:r>
      <w:r w:rsidRPr="000F7D22">
        <w:rPr>
          <w:rFonts w:ascii="Times New Roman" w:hAnsi="Times New Roman" w:cs="Times New Roman"/>
          <w:sz w:val="24"/>
          <w:szCs w:val="24"/>
        </w:rPr>
        <w:t>Além disso, não seria prudente utilizar somente a camada do Mapbiomas para coletar tais amostras, já que a mesma seria posteriormente comparada com o resultado final. Sendo assim, além da utilização dos próprios dados do Mapbiomas, foi gera</w:t>
      </w:r>
      <w:r>
        <w:rPr>
          <w:rFonts w:ascii="Times New Roman" w:hAnsi="Times New Roman" w:cs="Times New Roman"/>
          <w:sz w:val="24"/>
          <w:szCs w:val="24"/>
        </w:rPr>
        <w:t>da</w:t>
      </w:r>
      <w:r w:rsidRPr="000F7D22">
        <w:rPr>
          <w:rFonts w:ascii="Times New Roman" w:hAnsi="Times New Roman" w:cs="Times New Roman"/>
          <w:sz w:val="24"/>
          <w:szCs w:val="24"/>
        </w:rPr>
        <w:t xml:space="preserve"> uma </w:t>
      </w:r>
      <w:r>
        <w:rPr>
          <w:rFonts w:ascii="Times New Roman" w:hAnsi="Times New Roman" w:cs="Times New Roman"/>
          <w:sz w:val="24"/>
          <w:szCs w:val="24"/>
        </w:rPr>
        <w:t>imagem sintética</w:t>
      </w:r>
      <w:r w:rsidRPr="000F7D22">
        <w:rPr>
          <w:rFonts w:ascii="Times New Roman" w:hAnsi="Times New Roman" w:cs="Times New Roman"/>
          <w:sz w:val="24"/>
          <w:szCs w:val="24"/>
        </w:rPr>
        <w:t xml:space="preserve"> </w:t>
      </w:r>
      <w:r>
        <w:rPr>
          <w:rFonts w:ascii="Times New Roman" w:hAnsi="Times New Roman" w:cs="Times New Roman"/>
          <w:sz w:val="24"/>
          <w:szCs w:val="24"/>
        </w:rPr>
        <w:t>d</w:t>
      </w:r>
      <w:r w:rsidRPr="000F7D22">
        <w:rPr>
          <w:rFonts w:ascii="Times New Roman" w:hAnsi="Times New Roman" w:cs="Times New Roman"/>
          <w:sz w:val="24"/>
          <w:szCs w:val="24"/>
        </w:rPr>
        <w:t>o valor máximo de NDVI</w:t>
      </w:r>
      <w:r>
        <w:rPr>
          <w:rFonts w:ascii="Times New Roman" w:hAnsi="Times New Roman" w:cs="Times New Roman"/>
          <w:sz w:val="24"/>
          <w:szCs w:val="24"/>
        </w:rPr>
        <w:t>,</w:t>
      </w:r>
      <w:r w:rsidRPr="000F7D22">
        <w:rPr>
          <w:rFonts w:ascii="Times New Roman" w:hAnsi="Times New Roman" w:cs="Times New Roman"/>
          <w:sz w:val="24"/>
          <w:szCs w:val="24"/>
        </w:rPr>
        <w:t xml:space="preserve"> considerando todos os anos da série</w:t>
      </w:r>
      <w:r>
        <w:rPr>
          <w:rFonts w:ascii="Times New Roman" w:hAnsi="Times New Roman" w:cs="Times New Roman"/>
          <w:sz w:val="24"/>
          <w:szCs w:val="24"/>
        </w:rPr>
        <w:t xml:space="preserve"> temporal, </w:t>
      </w:r>
      <w:r w:rsidRPr="000F7D22">
        <w:rPr>
          <w:rFonts w:ascii="Times New Roman" w:hAnsi="Times New Roman" w:cs="Times New Roman"/>
          <w:sz w:val="24"/>
          <w:szCs w:val="24"/>
        </w:rPr>
        <w:t>de</w:t>
      </w:r>
      <w:r>
        <w:rPr>
          <w:rFonts w:ascii="Times New Roman" w:hAnsi="Times New Roman" w:cs="Times New Roman"/>
          <w:sz w:val="24"/>
          <w:szCs w:val="24"/>
        </w:rPr>
        <w:t xml:space="preserve"> forma a</w:t>
      </w:r>
      <w:r w:rsidRPr="000F7D22">
        <w:rPr>
          <w:rFonts w:ascii="Times New Roman" w:hAnsi="Times New Roman" w:cs="Times New Roman"/>
          <w:sz w:val="24"/>
          <w:szCs w:val="24"/>
        </w:rPr>
        <w:t xml:space="preserve"> realizar uma coleta de amostras através de uma abordagem mais conservadora.</w:t>
      </w:r>
    </w:p>
    <w:p w14:paraId="7808BBE9" w14:textId="77777777"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A camada de máximo valor de NDVI foi toda desenvolvida utilizando a plataforma GEE. Para a </w:t>
      </w:r>
      <w:r>
        <w:rPr>
          <w:rFonts w:ascii="Times New Roman" w:hAnsi="Times New Roman" w:cs="Times New Roman"/>
          <w:color w:val="222222"/>
          <w:sz w:val="24"/>
          <w:szCs w:val="24"/>
          <w:shd w:val="clear" w:color="auto" w:fill="FFFFFF"/>
        </w:rPr>
        <w:t>geração</w:t>
      </w:r>
      <w:r w:rsidRPr="000F7D22">
        <w:rPr>
          <w:rFonts w:ascii="Times New Roman" w:hAnsi="Times New Roman" w:cs="Times New Roman"/>
          <w:color w:val="222222"/>
          <w:sz w:val="24"/>
          <w:szCs w:val="24"/>
          <w:shd w:val="clear" w:color="auto" w:fill="FFFFFF"/>
        </w:rPr>
        <w:t xml:space="preserve"> dessa camada foram utilizadas todas as imagens disponíveis do satélite Landsat considerando as séries 5, 7 e 8. Foram utilizadas todas as </w:t>
      </w:r>
      <w:r w:rsidRPr="000F7D22">
        <w:rPr>
          <w:rFonts w:ascii="Times New Roman" w:hAnsi="Times New Roman" w:cs="Times New Roman"/>
          <w:color w:val="222222"/>
          <w:sz w:val="24"/>
          <w:szCs w:val="24"/>
          <w:shd w:val="clear" w:color="auto" w:fill="FFFFFF"/>
        </w:rPr>
        <w:lastRenderedPageBreak/>
        <w:t xml:space="preserve">imagens disponíveis para todos os três satélites presentes na coleção </w:t>
      </w:r>
      <w:r w:rsidRPr="008C64E9">
        <w:rPr>
          <w:rFonts w:ascii="Times New Roman" w:hAnsi="Times New Roman" w:cs="Times New Roman"/>
          <w:i/>
          <w:iCs/>
          <w:color w:val="222222"/>
          <w:sz w:val="24"/>
          <w:szCs w:val="24"/>
          <w:shd w:val="clear" w:color="auto" w:fill="FFFFFF"/>
        </w:rPr>
        <w:t xml:space="preserve">Surface </w:t>
      </w:r>
      <w:proofErr w:type="spellStart"/>
      <w:r w:rsidRPr="008C64E9">
        <w:rPr>
          <w:rFonts w:ascii="Times New Roman" w:hAnsi="Times New Roman" w:cs="Times New Roman"/>
          <w:i/>
          <w:iCs/>
          <w:color w:val="222222"/>
          <w:sz w:val="24"/>
          <w:szCs w:val="24"/>
          <w:shd w:val="clear" w:color="auto" w:fill="FFFFFF"/>
        </w:rPr>
        <w:t>Reflectance</w:t>
      </w:r>
      <w:proofErr w:type="spellEnd"/>
      <w:r w:rsidRPr="008C64E9">
        <w:rPr>
          <w:rFonts w:ascii="Times New Roman" w:hAnsi="Times New Roman" w:cs="Times New Roman"/>
          <w:i/>
          <w:iCs/>
          <w:color w:val="222222"/>
          <w:sz w:val="24"/>
          <w:szCs w:val="24"/>
          <w:shd w:val="clear" w:color="auto" w:fill="FFFFFF"/>
        </w:rPr>
        <w:t xml:space="preserve"> </w:t>
      </w:r>
      <w:proofErr w:type="spellStart"/>
      <w:r w:rsidRPr="008C64E9">
        <w:rPr>
          <w:rFonts w:ascii="Times New Roman" w:hAnsi="Times New Roman" w:cs="Times New Roman"/>
          <w:i/>
          <w:iCs/>
          <w:color w:val="222222"/>
          <w:sz w:val="24"/>
          <w:szCs w:val="24"/>
          <w:shd w:val="clear" w:color="auto" w:fill="FFFFFF"/>
        </w:rPr>
        <w:t>Tier</w:t>
      </w:r>
      <w:proofErr w:type="spellEnd"/>
      <w:r w:rsidRPr="008C64E9">
        <w:rPr>
          <w:rFonts w:ascii="Times New Roman" w:hAnsi="Times New Roman" w:cs="Times New Roman"/>
          <w:i/>
          <w:iCs/>
          <w:color w:val="222222"/>
          <w:sz w:val="24"/>
          <w:szCs w:val="24"/>
          <w:shd w:val="clear" w:color="auto" w:fill="FFFFFF"/>
        </w:rPr>
        <w:t xml:space="preserve"> 1</w:t>
      </w:r>
      <w:r w:rsidRPr="000F7D22">
        <w:rPr>
          <w:rFonts w:ascii="Times New Roman" w:hAnsi="Times New Roman" w:cs="Times New Roman"/>
          <w:color w:val="222222"/>
          <w:sz w:val="24"/>
          <w:szCs w:val="24"/>
          <w:shd w:val="clear" w:color="auto" w:fill="FFFFFF"/>
        </w:rPr>
        <w:t xml:space="preserve"> por já possuírem correção atmosférica (6S).</w:t>
      </w:r>
    </w:p>
    <w:p w14:paraId="021DDDF9" w14:textId="478651C3"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Após uma filtragem inicial, </w:t>
      </w:r>
      <w:r w:rsidR="00EB423E">
        <w:rPr>
          <w:rFonts w:ascii="Times New Roman" w:hAnsi="Times New Roman" w:cs="Times New Roman"/>
          <w:color w:val="222222"/>
          <w:sz w:val="24"/>
          <w:szCs w:val="24"/>
          <w:shd w:val="clear" w:color="auto" w:fill="FFFFFF"/>
        </w:rPr>
        <w:t>aplicou-se uma</w:t>
      </w:r>
      <w:r w:rsidR="00EB423E"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 xml:space="preserve">função </w:t>
      </w:r>
      <w:r w:rsidR="00EB423E">
        <w:rPr>
          <w:rFonts w:ascii="Times New Roman" w:hAnsi="Times New Roman" w:cs="Times New Roman"/>
          <w:color w:val="222222"/>
          <w:sz w:val="24"/>
          <w:szCs w:val="24"/>
          <w:shd w:val="clear" w:color="auto" w:fill="FFFFFF"/>
        </w:rPr>
        <w:t>em</w:t>
      </w:r>
      <w:r w:rsidR="00EB423E"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cada uma das imagens</w:t>
      </w:r>
      <w:r w:rsidR="00EB423E">
        <w:rPr>
          <w:rFonts w:ascii="Times New Roman" w:hAnsi="Times New Roman" w:cs="Times New Roman"/>
          <w:color w:val="222222"/>
          <w:sz w:val="24"/>
          <w:szCs w:val="24"/>
          <w:shd w:val="clear" w:color="auto" w:fill="FFFFFF"/>
        </w:rPr>
        <w:t xml:space="preserve"> (datas) disponíveis, gerando-se</w:t>
      </w:r>
      <w:r w:rsidRPr="000F7D22">
        <w:rPr>
          <w:rFonts w:ascii="Times New Roman" w:hAnsi="Times New Roman" w:cs="Times New Roman"/>
          <w:color w:val="222222"/>
          <w:sz w:val="24"/>
          <w:szCs w:val="24"/>
          <w:shd w:val="clear" w:color="auto" w:fill="FFFFFF"/>
        </w:rPr>
        <w:t xml:space="preserve"> </w:t>
      </w:r>
      <w:r w:rsidR="00EB423E">
        <w:rPr>
          <w:rFonts w:ascii="Times New Roman" w:hAnsi="Times New Roman" w:cs="Times New Roman"/>
          <w:color w:val="222222"/>
          <w:sz w:val="24"/>
          <w:szCs w:val="24"/>
          <w:shd w:val="clear" w:color="auto" w:fill="FFFFFF"/>
        </w:rPr>
        <w:t>uma imagem</w:t>
      </w:r>
      <w:r w:rsidRPr="000F7D22">
        <w:rPr>
          <w:rFonts w:ascii="Times New Roman" w:hAnsi="Times New Roman" w:cs="Times New Roman"/>
          <w:color w:val="222222"/>
          <w:sz w:val="24"/>
          <w:szCs w:val="24"/>
          <w:shd w:val="clear" w:color="auto" w:fill="FFFFFF"/>
        </w:rPr>
        <w:t xml:space="preserve"> NDVI correspondente. </w:t>
      </w:r>
      <w:r w:rsidR="00EB423E">
        <w:rPr>
          <w:rFonts w:ascii="Times New Roman" w:hAnsi="Times New Roman" w:cs="Times New Roman"/>
          <w:color w:val="222222"/>
          <w:sz w:val="24"/>
          <w:szCs w:val="24"/>
          <w:shd w:val="clear" w:color="auto" w:fill="FFFFFF"/>
        </w:rPr>
        <w:t>Através de</w:t>
      </w:r>
      <w:r w:rsidRPr="000F7D22">
        <w:rPr>
          <w:rFonts w:ascii="Times New Roman" w:hAnsi="Times New Roman" w:cs="Times New Roman"/>
          <w:color w:val="222222"/>
          <w:sz w:val="24"/>
          <w:szCs w:val="24"/>
          <w:shd w:val="clear" w:color="auto" w:fill="FFFFFF"/>
        </w:rPr>
        <w:t xml:space="preserve"> uma outra função retirou</w:t>
      </w:r>
      <w:r w:rsidR="00EB423E">
        <w:rPr>
          <w:rFonts w:ascii="Times New Roman" w:hAnsi="Times New Roman" w:cs="Times New Roman"/>
          <w:color w:val="222222"/>
          <w:sz w:val="24"/>
          <w:szCs w:val="24"/>
          <w:shd w:val="clear" w:color="auto" w:fill="FFFFFF"/>
        </w:rPr>
        <w:t>-se</w:t>
      </w:r>
      <w:r w:rsidRPr="000F7D22">
        <w:rPr>
          <w:rFonts w:ascii="Times New Roman" w:hAnsi="Times New Roman" w:cs="Times New Roman"/>
          <w:color w:val="222222"/>
          <w:sz w:val="24"/>
          <w:szCs w:val="24"/>
          <w:shd w:val="clear" w:color="auto" w:fill="FFFFFF"/>
        </w:rPr>
        <w:t xml:space="preserve"> todos os pixels com presença de nuvens e sombras.</w:t>
      </w:r>
    </w:p>
    <w:p w14:paraId="4ED9448A" w14:textId="168E06A0" w:rsidR="00262916" w:rsidRPr="000F7D22" w:rsidRDefault="003058BA" w:rsidP="00262916">
      <w:pPr>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Com o conjunto total de</w:t>
      </w:r>
      <w:r w:rsidR="00262916" w:rsidRPr="000F7D22">
        <w:rPr>
          <w:rFonts w:ascii="Times New Roman" w:hAnsi="Times New Roman" w:cs="Times New Roman"/>
          <w:color w:val="222222"/>
          <w:sz w:val="24"/>
          <w:szCs w:val="24"/>
          <w:shd w:val="clear" w:color="auto" w:fill="FFFFFF"/>
        </w:rPr>
        <w:t xml:space="preserve"> </w:t>
      </w:r>
      <w:r w:rsidR="00EB423E">
        <w:rPr>
          <w:rFonts w:ascii="Times New Roman" w:hAnsi="Times New Roman" w:cs="Times New Roman"/>
          <w:color w:val="222222"/>
          <w:sz w:val="24"/>
          <w:szCs w:val="24"/>
          <w:shd w:val="clear" w:color="auto" w:fill="FFFFFF"/>
        </w:rPr>
        <w:t>image</w:t>
      </w:r>
      <w:r>
        <w:rPr>
          <w:rFonts w:ascii="Times New Roman" w:hAnsi="Times New Roman" w:cs="Times New Roman"/>
          <w:color w:val="222222"/>
          <w:sz w:val="24"/>
          <w:szCs w:val="24"/>
          <w:shd w:val="clear" w:color="auto" w:fill="FFFFFF"/>
        </w:rPr>
        <w:t>ns</w:t>
      </w:r>
      <w:r w:rsidR="00EB423E" w:rsidRPr="000F7D22">
        <w:rPr>
          <w:rFonts w:ascii="Times New Roman" w:hAnsi="Times New Roman" w:cs="Times New Roman"/>
          <w:color w:val="222222"/>
          <w:sz w:val="24"/>
          <w:szCs w:val="24"/>
          <w:shd w:val="clear" w:color="auto" w:fill="FFFFFF"/>
        </w:rPr>
        <w:t xml:space="preserve"> </w:t>
      </w:r>
      <w:r w:rsidR="00262916" w:rsidRPr="000F7D22">
        <w:rPr>
          <w:rFonts w:ascii="Times New Roman" w:hAnsi="Times New Roman" w:cs="Times New Roman"/>
          <w:color w:val="222222"/>
          <w:sz w:val="24"/>
          <w:szCs w:val="24"/>
          <w:shd w:val="clear" w:color="auto" w:fill="FFFFFF"/>
        </w:rPr>
        <w:t>NDVI</w:t>
      </w:r>
      <w:r>
        <w:rPr>
          <w:rFonts w:ascii="Times New Roman" w:hAnsi="Times New Roman" w:cs="Times New Roman"/>
          <w:color w:val="222222"/>
          <w:sz w:val="24"/>
          <w:szCs w:val="24"/>
          <w:shd w:val="clear" w:color="auto" w:fill="FFFFFF"/>
        </w:rPr>
        <w:t>, extraiu-se para cada ano da série a mediana dos valores obtidos por pixel e, a partir do novo conjunto gerado, extraiu-se o valor máximo encontrado em toda a série.</w:t>
      </w:r>
      <w:r w:rsidR="00262916" w:rsidRPr="000F7D22">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Desta forma</w:t>
      </w:r>
      <w:r w:rsidR="00262916" w:rsidRPr="000F7D22">
        <w:rPr>
          <w:rFonts w:ascii="Times New Roman" w:hAnsi="Times New Roman" w:cs="Times New Roman"/>
          <w:color w:val="222222"/>
          <w:sz w:val="24"/>
          <w:szCs w:val="24"/>
          <w:shd w:val="clear" w:color="auto" w:fill="FFFFFF"/>
        </w:rPr>
        <w:t>, a camada final represent</w:t>
      </w:r>
      <w:r>
        <w:rPr>
          <w:rFonts w:ascii="Times New Roman" w:hAnsi="Times New Roman" w:cs="Times New Roman"/>
          <w:color w:val="222222"/>
          <w:sz w:val="24"/>
          <w:szCs w:val="24"/>
          <w:shd w:val="clear" w:color="auto" w:fill="FFFFFF"/>
        </w:rPr>
        <w:t>ou</w:t>
      </w:r>
      <w:r w:rsidR="00262916" w:rsidRPr="000F7D22">
        <w:rPr>
          <w:rFonts w:ascii="Times New Roman" w:hAnsi="Times New Roman" w:cs="Times New Roman"/>
          <w:color w:val="222222"/>
          <w:sz w:val="24"/>
          <w:szCs w:val="24"/>
          <w:shd w:val="clear" w:color="auto" w:fill="FFFFFF"/>
        </w:rPr>
        <w:t xml:space="preserve"> o valor máximo das medianas de cada ano. A escolha da mediana como um passo intermediário </w:t>
      </w:r>
      <w:r>
        <w:rPr>
          <w:rFonts w:ascii="Times New Roman" w:hAnsi="Times New Roman" w:cs="Times New Roman"/>
          <w:color w:val="222222"/>
          <w:sz w:val="24"/>
          <w:szCs w:val="24"/>
          <w:shd w:val="clear" w:color="auto" w:fill="FFFFFF"/>
        </w:rPr>
        <w:t>foi</w:t>
      </w:r>
      <w:r w:rsidRPr="000F7D22">
        <w:rPr>
          <w:rFonts w:ascii="Times New Roman" w:hAnsi="Times New Roman" w:cs="Times New Roman"/>
          <w:color w:val="222222"/>
          <w:sz w:val="24"/>
          <w:szCs w:val="24"/>
          <w:shd w:val="clear" w:color="auto" w:fill="FFFFFF"/>
        </w:rPr>
        <w:t xml:space="preserve"> </w:t>
      </w:r>
      <w:r w:rsidR="00262916" w:rsidRPr="000F7D22">
        <w:rPr>
          <w:rFonts w:ascii="Times New Roman" w:hAnsi="Times New Roman" w:cs="Times New Roman"/>
          <w:color w:val="222222"/>
          <w:sz w:val="24"/>
          <w:szCs w:val="24"/>
          <w:shd w:val="clear" w:color="auto" w:fill="FFFFFF"/>
        </w:rPr>
        <w:t>crucial para a eliminação de ruídos e valores inválidos presentes na série temporal</w:t>
      </w:r>
      <w:r>
        <w:rPr>
          <w:rFonts w:ascii="Times New Roman" w:hAnsi="Times New Roman" w:cs="Times New Roman"/>
          <w:color w:val="222222"/>
          <w:sz w:val="24"/>
          <w:szCs w:val="24"/>
          <w:shd w:val="clear" w:color="auto" w:fill="FFFFFF"/>
        </w:rPr>
        <w:t>, dado que o</w:t>
      </w:r>
      <w:r w:rsidR="00262916" w:rsidRPr="000F7D22">
        <w:rPr>
          <w:rFonts w:ascii="Times New Roman" w:hAnsi="Times New Roman" w:cs="Times New Roman"/>
          <w:color w:val="222222"/>
          <w:sz w:val="24"/>
          <w:szCs w:val="24"/>
          <w:shd w:val="clear" w:color="auto" w:fill="FFFFFF"/>
        </w:rPr>
        <w:t xml:space="preserve"> cálculo baseado apenas na extração dos valores máximos </w:t>
      </w:r>
      <w:r>
        <w:rPr>
          <w:rFonts w:ascii="Times New Roman" w:hAnsi="Times New Roman" w:cs="Times New Roman"/>
          <w:color w:val="222222"/>
          <w:sz w:val="24"/>
          <w:szCs w:val="24"/>
          <w:shd w:val="clear" w:color="auto" w:fill="FFFFFF"/>
        </w:rPr>
        <w:t>gera</w:t>
      </w:r>
      <w:r w:rsidR="00262916" w:rsidRPr="000F7D22">
        <w:rPr>
          <w:rFonts w:ascii="Times New Roman" w:hAnsi="Times New Roman" w:cs="Times New Roman"/>
          <w:color w:val="222222"/>
          <w:sz w:val="24"/>
          <w:szCs w:val="24"/>
          <w:shd w:val="clear" w:color="auto" w:fill="FFFFFF"/>
        </w:rPr>
        <w:t xml:space="preserve"> uma camada final com </w:t>
      </w:r>
      <w:r>
        <w:rPr>
          <w:rFonts w:ascii="Times New Roman" w:hAnsi="Times New Roman" w:cs="Times New Roman"/>
          <w:color w:val="222222"/>
          <w:sz w:val="24"/>
          <w:szCs w:val="24"/>
          <w:shd w:val="clear" w:color="auto" w:fill="FFFFFF"/>
        </w:rPr>
        <w:t>ruídos</w:t>
      </w:r>
      <w:r w:rsidRPr="000F7D22">
        <w:rPr>
          <w:rFonts w:ascii="Times New Roman" w:hAnsi="Times New Roman" w:cs="Times New Roman"/>
          <w:color w:val="222222"/>
          <w:sz w:val="24"/>
          <w:szCs w:val="24"/>
          <w:shd w:val="clear" w:color="auto" w:fill="FFFFFF"/>
        </w:rPr>
        <w:t xml:space="preserve"> </w:t>
      </w:r>
      <w:r w:rsidR="00262916" w:rsidRPr="000F7D22">
        <w:rPr>
          <w:rFonts w:ascii="Times New Roman" w:hAnsi="Times New Roman" w:cs="Times New Roman"/>
          <w:color w:val="222222"/>
          <w:sz w:val="24"/>
          <w:szCs w:val="24"/>
          <w:shd w:val="clear" w:color="auto" w:fill="FFFFFF"/>
        </w:rPr>
        <w:t>espalhados por toda a imagem.</w:t>
      </w:r>
    </w:p>
    <w:p w14:paraId="00274CFD" w14:textId="2224B2FF"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Após a criação da camada de máximo valor d</w:t>
      </w:r>
      <w:r w:rsidR="003058BA">
        <w:rPr>
          <w:rFonts w:ascii="Times New Roman" w:hAnsi="Times New Roman" w:cs="Times New Roman"/>
          <w:color w:val="222222"/>
          <w:sz w:val="24"/>
          <w:szCs w:val="24"/>
          <w:shd w:val="clear" w:color="auto" w:fill="FFFFFF"/>
        </w:rPr>
        <w:t>e</w:t>
      </w:r>
      <w:r w:rsidRPr="000F7D22">
        <w:rPr>
          <w:rFonts w:ascii="Times New Roman" w:hAnsi="Times New Roman" w:cs="Times New Roman"/>
          <w:color w:val="222222"/>
          <w:sz w:val="24"/>
          <w:szCs w:val="24"/>
          <w:shd w:val="clear" w:color="auto" w:fill="FFFFFF"/>
        </w:rPr>
        <w:t xml:space="preserve"> NDVI, </w:t>
      </w:r>
      <w:r w:rsidR="003058BA">
        <w:rPr>
          <w:rFonts w:ascii="Times New Roman" w:hAnsi="Times New Roman" w:cs="Times New Roman"/>
          <w:color w:val="222222"/>
          <w:sz w:val="24"/>
          <w:szCs w:val="24"/>
          <w:shd w:val="clear" w:color="auto" w:fill="FFFFFF"/>
        </w:rPr>
        <w:t>buscou-se</w:t>
      </w:r>
      <w:r w:rsidRPr="000F7D22">
        <w:rPr>
          <w:rFonts w:ascii="Times New Roman" w:hAnsi="Times New Roman" w:cs="Times New Roman"/>
          <w:color w:val="222222"/>
          <w:sz w:val="24"/>
          <w:szCs w:val="24"/>
          <w:shd w:val="clear" w:color="auto" w:fill="FFFFFF"/>
        </w:rPr>
        <w:t xml:space="preserve"> um limiar para o valor de corte do que poderíamos classificar como floresta. Considerando que os tipos de uso do solo que mais podem gerar confusão em uma classificação com áreas de floresta são as áreas de pastagem e agricultura, uma nova camada contendo somente essas duas classes foi gerada utilizando os mesmos dados do Mapbiomas </w:t>
      </w:r>
      <w:r w:rsidR="002156D3">
        <w:rPr>
          <w:rFonts w:ascii="Times New Roman" w:hAnsi="Times New Roman" w:cs="Times New Roman"/>
          <w:color w:val="222222"/>
          <w:sz w:val="24"/>
          <w:szCs w:val="24"/>
          <w:shd w:val="clear" w:color="auto" w:fill="FFFFFF"/>
        </w:rPr>
        <w:t>com</w:t>
      </w:r>
      <w:r w:rsidRPr="000F7D22">
        <w:rPr>
          <w:rFonts w:ascii="Times New Roman" w:hAnsi="Times New Roman" w:cs="Times New Roman"/>
          <w:color w:val="222222"/>
          <w:sz w:val="24"/>
          <w:szCs w:val="24"/>
          <w:shd w:val="clear" w:color="auto" w:fill="FFFFFF"/>
        </w:rPr>
        <w:t xml:space="preserve"> a mesma metodologia realizada anteriormente </w:t>
      </w:r>
      <w:r w:rsidR="003058BA">
        <w:rPr>
          <w:rFonts w:ascii="Times New Roman" w:hAnsi="Times New Roman" w:cs="Times New Roman"/>
          <w:color w:val="222222"/>
          <w:sz w:val="24"/>
          <w:szCs w:val="24"/>
          <w:shd w:val="clear" w:color="auto" w:fill="FFFFFF"/>
        </w:rPr>
        <w:t>para as</w:t>
      </w:r>
      <w:r w:rsidR="003058BA"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áreas de floresta.</w:t>
      </w:r>
    </w:p>
    <w:p w14:paraId="7EC12AC5" w14:textId="10E26066"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Tanto a camada </w:t>
      </w:r>
      <w:r>
        <w:rPr>
          <w:rFonts w:ascii="Times New Roman" w:hAnsi="Times New Roman" w:cs="Times New Roman"/>
          <w:color w:val="222222"/>
          <w:sz w:val="24"/>
          <w:szCs w:val="24"/>
          <w:shd w:val="clear" w:color="auto" w:fill="FFFFFF"/>
        </w:rPr>
        <w:t xml:space="preserve">raster </w:t>
      </w:r>
      <w:r w:rsidRPr="000F7D22">
        <w:rPr>
          <w:rFonts w:ascii="Times New Roman" w:hAnsi="Times New Roman" w:cs="Times New Roman"/>
          <w:color w:val="222222"/>
          <w:sz w:val="24"/>
          <w:szCs w:val="24"/>
          <w:shd w:val="clear" w:color="auto" w:fill="FFFFFF"/>
        </w:rPr>
        <w:t>de florestas invariantes</w:t>
      </w:r>
      <w:r>
        <w:rPr>
          <w:rFonts w:ascii="Times New Roman" w:hAnsi="Times New Roman" w:cs="Times New Roman"/>
          <w:color w:val="222222"/>
          <w:sz w:val="24"/>
          <w:szCs w:val="24"/>
          <w:shd w:val="clear" w:color="auto" w:fill="FFFFFF"/>
        </w:rPr>
        <w:t xml:space="preserve"> (Mapbiomas)</w:t>
      </w:r>
      <w:r w:rsidRPr="000F7D22">
        <w:rPr>
          <w:rFonts w:ascii="Times New Roman" w:hAnsi="Times New Roman" w:cs="Times New Roman"/>
          <w:color w:val="222222"/>
          <w:sz w:val="24"/>
          <w:szCs w:val="24"/>
          <w:shd w:val="clear" w:color="auto" w:fill="FFFFFF"/>
        </w:rPr>
        <w:t xml:space="preserve"> como a de pasto/agricultura invariantes</w:t>
      </w:r>
      <w:r>
        <w:rPr>
          <w:rFonts w:ascii="Times New Roman" w:hAnsi="Times New Roman" w:cs="Times New Roman"/>
          <w:color w:val="222222"/>
          <w:sz w:val="24"/>
          <w:szCs w:val="24"/>
          <w:shd w:val="clear" w:color="auto" w:fill="FFFFFF"/>
        </w:rPr>
        <w:t xml:space="preserve"> (Mapbiomas)</w:t>
      </w:r>
      <w:r w:rsidRPr="000F7D22">
        <w:rPr>
          <w:rFonts w:ascii="Times New Roman" w:hAnsi="Times New Roman" w:cs="Times New Roman"/>
          <w:color w:val="222222"/>
          <w:sz w:val="24"/>
          <w:szCs w:val="24"/>
          <w:shd w:val="clear" w:color="auto" w:fill="FFFFFF"/>
        </w:rPr>
        <w:t xml:space="preserve"> foram transformad</w:t>
      </w:r>
      <w:r w:rsidR="003058BA">
        <w:rPr>
          <w:rFonts w:ascii="Times New Roman" w:hAnsi="Times New Roman" w:cs="Times New Roman"/>
          <w:color w:val="222222"/>
          <w:sz w:val="24"/>
          <w:szCs w:val="24"/>
          <w:shd w:val="clear" w:color="auto" w:fill="FFFFFF"/>
        </w:rPr>
        <w:t>a</w:t>
      </w:r>
      <w:r w:rsidRPr="000F7D22">
        <w:rPr>
          <w:rFonts w:ascii="Times New Roman" w:hAnsi="Times New Roman" w:cs="Times New Roman"/>
          <w:color w:val="222222"/>
          <w:sz w:val="24"/>
          <w:szCs w:val="24"/>
          <w:shd w:val="clear" w:color="auto" w:fill="FFFFFF"/>
        </w:rPr>
        <w:t>s em pontos (vetor)</w:t>
      </w:r>
      <w:r w:rsidR="003058BA">
        <w:rPr>
          <w:rFonts w:ascii="Times New Roman" w:hAnsi="Times New Roman" w:cs="Times New Roman"/>
          <w:color w:val="222222"/>
          <w:sz w:val="24"/>
          <w:szCs w:val="24"/>
          <w:shd w:val="clear" w:color="auto" w:fill="FFFFFF"/>
        </w:rPr>
        <w:t>,</w:t>
      </w:r>
      <w:r w:rsidRPr="000F7D22">
        <w:rPr>
          <w:rFonts w:ascii="Times New Roman" w:hAnsi="Times New Roman" w:cs="Times New Roman"/>
          <w:color w:val="222222"/>
          <w:sz w:val="24"/>
          <w:szCs w:val="24"/>
          <w:shd w:val="clear" w:color="auto" w:fill="FFFFFF"/>
        </w:rPr>
        <w:t xml:space="preserve"> </w:t>
      </w:r>
      <w:r w:rsidR="003058BA">
        <w:rPr>
          <w:rFonts w:ascii="Times New Roman" w:hAnsi="Times New Roman" w:cs="Times New Roman"/>
          <w:color w:val="222222"/>
          <w:sz w:val="24"/>
          <w:szCs w:val="24"/>
          <w:shd w:val="clear" w:color="auto" w:fill="FFFFFF"/>
        </w:rPr>
        <w:t xml:space="preserve">selecionando-se </w:t>
      </w:r>
      <w:r w:rsidRPr="000F7D22">
        <w:rPr>
          <w:rFonts w:ascii="Times New Roman" w:hAnsi="Times New Roman" w:cs="Times New Roman"/>
          <w:color w:val="222222"/>
          <w:sz w:val="24"/>
          <w:szCs w:val="24"/>
          <w:shd w:val="clear" w:color="auto" w:fill="FFFFFF"/>
        </w:rPr>
        <w:t xml:space="preserve">dois mil </w:t>
      </w:r>
      <w:r w:rsidR="003058BA">
        <w:rPr>
          <w:rFonts w:ascii="Times New Roman" w:hAnsi="Times New Roman" w:cs="Times New Roman"/>
          <w:color w:val="222222"/>
          <w:sz w:val="24"/>
          <w:szCs w:val="24"/>
          <w:shd w:val="clear" w:color="auto" w:fill="FFFFFF"/>
        </w:rPr>
        <w:t xml:space="preserve">destes pontos de forma </w:t>
      </w:r>
      <w:r w:rsidRPr="000F7D22">
        <w:rPr>
          <w:rFonts w:ascii="Times New Roman" w:hAnsi="Times New Roman" w:cs="Times New Roman"/>
          <w:color w:val="222222"/>
          <w:sz w:val="24"/>
          <w:szCs w:val="24"/>
          <w:shd w:val="clear" w:color="auto" w:fill="FFFFFF"/>
        </w:rPr>
        <w:t>aleatória</w:t>
      </w:r>
      <w:r w:rsidR="000A62E8">
        <w:rPr>
          <w:rFonts w:ascii="Times New Roman" w:hAnsi="Times New Roman" w:cs="Times New Roman"/>
          <w:color w:val="222222"/>
          <w:sz w:val="24"/>
          <w:szCs w:val="24"/>
          <w:shd w:val="clear" w:color="auto" w:fill="FFFFFF"/>
        </w:rPr>
        <w:t xml:space="preserve"> </w:t>
      </w:r>
      <w:r w:rsidR="002156D3">
        <w:rPr>
          <w:rFonts w:ascii="Times New Roman" w:hAnsi="Times New Roman" w:cs="Times New Roman"/>
          <w:color w:val="222222"/>
          <w:sz w:val="24"/>
          <w:szCs w:val="24"/>
          <w:shd w:val="clear" w:color="auto" w:fill="FFFFFF"/>
        </w:rPr>
        <w:t>para a aplicação de um teste t de Student</w:t>
      </w:r>
      <w:r w:rsidR="00E604F5">
        <w:rPr>
          <w:rFonts w:ascii="Times New Roman" w:hAnsi="Times New Roman" w:cs="Times New Roman"/>
          <w:color w:val="222222"/>
          <w:sz w:val="24"/>
          <w:szCs w:val="24"/>
          <w:shd w:val="clear" w:color="auto" w:fill="FFFFFF"/>
        </w:rPr>
        <w:t xml:space="preserve">. A seleção de pontos de forma aleatória se deu desta forma </w:t>
      </w:r>
      <w:r w:rsidR="000A62E8">
        <w:rPr>
          <w:rFonts w:ascii="Times New Roman" w:hAnsi="Times New Roman" w:cs="Times New Roman"/>
          <w:color w:val="222222"/>
          <w:sz w:val="24"/>
          <w:szCs w:val="24"/>
          <w:shd w:val="clear" w:color="auto" w:fill="FFFFFF"/>
        </w:rPr>
        <w:t>para evitar um possível enviesamento espacial</w:t>
      </w:r>
      <w:r w:rsidRPr="000F7D22">
        <w:rPr>
          <w:rFonts w:ascii="Times New Roman" w:hAnsi="Times New Roman" w:cs="Times New Roman"/>
          <w:color w:val="222222"/>
          <w:sz w:val="24"/>
          <w:szCs w:val="24"/>
          <w:shd w:val="clear" w:color="auto" w:fill="FFFFFF"/>
        </w:rPr>
        <w:t xml:space="preserve">. </w:t>
      </w:r>
      <w:r w:rsidR="003058BA">
        <w:rPr>
          <w:rFonts w:ascii="Times New Roman" w:hAnsi="Times New Roman" w:cs="Times New Roman"/>
          <w:color w:val="222222"/>
          <w:sz w:val="24"/>
          <w:szCs w:val="24"/>
          <w:shd w:val="clear" w:color="auto" w:fill="FFFFFF"/>
        </w:rPr>
        <w:t>A aplicação do</w:t>
      </w:r>
      <w:r w:rsidRPr="000F7D22">
        <w:rPr>
          <w:rFonts w:ascii="Times New Roman" w:hAnsi="Times New Roman" w:cs="Times New Roman"/>
          <w:color w:val="222222"/>
          <w:sz w:val="24"/>
          <w:szCs w:val="24"/>
          <w:shd w:val="clear" w:color="auto" w:fill="FFFFFF"/>
        </w:rPr>
        <w:t xml:space="preserve"> teste t </w:t>
      </w:r>
      <w:r w:rsidR="00E604F5">
        <w:rPr>
          <w:rFonts w:ascii="Times New Roman" w:hAnsi="Times New Roman" w:cs="Times New Roman"/>
          <w:color w:val="222222"/>
          <w:sz w:val="24"/>
          <w:szCs w:val="24"/>
          <w:shd w:val="clear" w:color="auto" w:fill="FFFFFF"/>
        </w:rPr>
        <w:t xml:space="preserve">de Student resultou em um </w:t>
      </w:r>
      <w:r w:rsidRPr="000F7D22">
        <w:rPr>
          <w:rFonts w:ascii="Times New Roman" w:hAnsi="Times New Roman" w:cs="Times New Roman"/>
          <w:color w:val="222222"/>
          <w:sz w:val="24"/>
          <w:szCs w:val="24"/>
          <w:shd w:val="clear" w:color="auto" w:fill="FFFFFF"/>
        </w:rPr>
        <w:t xml:space="preserve">valor-p de 2.2e-16, </w:t>
      </w:r>
      <w:r w:rsidR="00E604F5">
        <w:rPr>
          <w:rFonts w:ascii="Times New Roman" w:hAnsi="Times New Roman" w:cs="Times New Roman"/>
          <w:color w:val="222222"/>
          <w:sz w:val="24"/>
          <w:szCs w:val="24"/>
          <w:shd w:val="clear" w:color="auto" w:fill="FFFFFF"/>
        </w:rPr>
        <w:t>apresentando, portanto,</w:t>
      </w:r>
      <w:r w:rsidR="003058BA" w:rsidRPr="000F7D22">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 xml:space="preserve">diferença significativa entre as duas amostras. </w:t>
      </w:r>
      <w:r w:rsidR="00E604F5">
        <w:rPr>
          <w:rFonts w:ascii="Times New Roman" w:hAnsi="Times New Roman" w:cs="Times New Roman"/>
          <w:color w:val="222222"/>
          <w:sz w:val="24"/>
          <w:szCs w:val="24"/>
          <w:shd w:val="clear" w:color="auto" w:fill="FFFFFF"/>
        </w:rPr>
        <w:t xml:space="preserve">Com isso é possível concluir que as amostras com os valores de NDVI de florestas tem alta chance de pertencerem a áreas de floresta. Sendo assim, </w:t>
      </w:r>
      <w:r w:rsidRPr="000F7D22">
        <w:rPr>
          <w:rFonts w:ascii="Times New Roman" w:hAnsi="Times New Roman" w:cs="Times New Roman"/>
          <w:color w:val="222222"/>
          <w:sz w:val="24"/>
          <w:szCs w:val="24"/>
          <w:shd w:val="clear" w:color="auto" w:fill="FFFFFF"/>
        </w:rPr>
        <w:t xml:space="preserve">uma função para extrair o valor mínimo presente nas duas mil amostras de florestas foi </w:t>
      </w:r>
      <w:r w:rsidR="00E604F5">
        <w:rPr>
          <w:rFonts w:ascii="Times New Roman" w:hAnsi="Times New Roman" w:cs="Times New Roman"/>
          <w:color w:val="222222"/>
          <w:sz w:val="24"/>
          <w:szCs w:val="24"/>
          <w:shd w:val="clear" w:color="auto" w:fill="FFFFFF"/>
        </w:rPr>
        <w:t>processada</w:t>
      </w:r>
      <w:r w:rsidRPr="000F7D22">
        <w:rPr>
          <w:rFonts w:ascii="Times New Roman" w:hAnsi="Times New Roman" w:cs="Times New Roman"/>
          <w:color w:val="222222"/>
          <w:sz w:val="24"/>
          <w:szCs w:val="24"/>
          <w:shd w:val="clear" w:color="auto" w:fill="FFFFFF"/>
        </w:rPr>
        <w:t xml:space="preserve"> apresentando um valor de 0,83. </w:t>
      </w:r>
      <w:r w:rsidR="00E604F5">
        <w:rPr>
          <w:rFonts w:ascii="Times New Roman" w:hAnsi="Times New Roman" w:cs="Times New Roman"/>
          <w:color w:val="222222"/>
          <w:sz w:val="24"/>
          <w:szCs w:val="24"/>
          <w:shd w:val="clear" w:color="auto" w:fill="FFFFFF"/>
        </w:rPr>
        <w:t>O valor de 0,83 pode então ser utilizado como valor de limiar de corte (</w:t>
      </w:r>
      <w:r w:rsidR="00E604F5" w:rsidRPr="00E604F5">
        <w:rPr>
          <w:rFonts w:ascii="Times New Roman" w:hAnsi="Times New Roman" w:cs="Times New Roman"/>
          <w:i/>
          <w:iCs/>
          <w:color w:val="222222"/>
          <w:sz w:val="24"/>
          <w:szCs w:val="24"/>
          <w:shd w:val="clear" w:color="auto" w:fill="FFFFFF"/>
        </w:rPr>
        <w:t>threshold</w:t>
      </w:r>
      <w:r w:rsidR="00E604F5">
        <w:rPr>
          <w:rFonts w:ascii="Times New Roman" w:hAnsi="Times New Roman" w:cs="Times New Roman"/>
          <w:color w:val="222222"/>
          <w:sz w:val="24"/>
          <w:szCs w:val="24"/>
          <w:shd w:val="clear" w:color="auto" w:fill="FFFFFF"/>
        </w:rPr>
        <w:t xml:space="preserve">) para a geração de camadas binárias. </w:t>
      </w:r>
      <w:r w:rsidRPr="000F7D22">
        <w:rPr>
          <w:rFonts w:ascii="Times New Roman" w:hAnsi="Times New Roman" w:cs="Times New Roman"/>
          <w:color w:val="222222"/>
          <w:sz w:val="24"/>
          <w:szCs w:val="24"/>
          <w:shd w:val="clear" w:color="auto" w:fill="FFFFFF"/>
        </w:rPr>
        <w:t>A multiplicação da camada binária de florestas invariantes do Mapbiomas com a camada binária de máximo NDVI</w:t>
      </w:r>
      <w:r w:rsidR="003B6095">
        <w:rPr>
          <w:rFonts w:ascii="Times New Roman" w:hAnsi="Times New Roman" w:cs="Times New Roman"/>
          <w:color w:val="222222"/>
          <w:sz w:val="24"/>
          <w:szCs w:val="24"/>
          <w:shd w:val="clear" w:color="auto" w:fill="FFFFFF"/>
        </w:rPr>
        <w:t xml:space="preserve"> (</w:t>
      </w:r>
      <w:r w:rsidR="0065517C">
        <w:rPr>
          <w:rFonts w:ascii="Times New Roman" w:hAnsi="Times New Roman" w:cs="Times New Roman"/>
          <w:color w:val="222222"/>
          <w:sz w:val="24"/>
          <w:szCs w:val="24"/>
          <w:shd w:val="clear" w:color="auto" w:fill="FFFFFF"/>
        </w:rPr>
        <w:t xml:space="preserve">todos valores maiores que </w:t>
      </w:r>
      <w:r w:rsidR="003B6095">
        <w:rPr>
          <w:rFonts w:ascii="Times New Roman" w:hAnsi="Times New Roman" w:cs="Times New Roman"/>
          <w:color w:val="222222"/>
          <w:sz w:val="24"/>
          <w:szCs w:val="24"/>
          <w:shd w:val="clear" w:color="auto" w:fill="FFFFFF"/>
        </w:rPr>
        <w:t>0.83)</w:t>
      </w:r>
      <w:r w:rsidRPr="000F7D22">
        <w:rPr>
          <w:rFonts w:ascii="Times New Roman" w:hAnsi="Times New Roman" w:cs="Times New Roman"/>
          <w:color w:val="222222"/>
          <w:sz w:val="24"/>
          <w:szCs w:val="24"/>
          <w:shd w:val="clear" w:color="auto" w:fill="FFFFFF"/>
        </w:rPr>
        <w:t xml:space="preserve"> serviu então como nossa camada para extração de pontos de floresta para o treinamento do modelo</w:t>
      </w:r>
      <w:r w:rsidR="0065517C">
        <w:rPr>
          <w:rFonts w:ascii="Times New Roman" w:hAnsi="Times New Roman" w:cs="Times New Roman"/>
          <w:color w:val="222222"/>
          <w:sz w:val="24"/>
          <w:szCs w:val="24"/>
          <w:shd w:val="clear" w:color="auto" w:fill="FFFFFF"/>
        </w:rPr>
        <w:t xml:space="preserve"> de classificação</w:t>
      </w:r>
      <w:r w:rsidRPr="000F7D22">
        <w:rPr>
          <w:rFonts w:ascii="Times New Roman" w:hAnsi="Times New Roman" w:cs="Times New Roman"/>
          <w:color w:val="222222"/>
          <w:sz w:val="24"/>
          <w:szCs w:val="24"/>
          <w:shd w:val="clear" w:color="auto" w:fill="FFFFFF"/>
        </w:rPr>
        <w:t>.</w:t>
      </w:r>
    </w:p>
    <w:p w14:paraId="5392D5DB" w14:textId="338BA078"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Já para a extração de pontos de florestas que apresentaram alguma mudança significativa, </w:t>
      </w:r>
      <w:r w:rsidR="00E604F5">
        <w:rPr>
          <w:rFonts w:ascii="Times New Roman" w:hAnsi="Times New Roman" w:cs="Times New Roman"/>
          <w:color w:val="222222"/>
          <w:sz w:val="24"/>
          <w:szCs w:val="24"/>
          <w:shd w:val="clear" w:color="auto" w:fill="FFFFFF"/>
        </w:rPr>
        <w:t>utilizou-se</w:t>
      </w:r>
      <w:r w:rsidRPr="000F7D22">
        <w:rPr>
          <w:rFonts w:ascii="Times New Roman" w:hAnsi="Times New Roman" w:cs="Times New Roman"/>
          <w:color w:val="222222"/>
          <w:sz w:val="24"/>
          <w:szCs w:val="24"/>
          <w:shd w:val="clear" w:color="auto" w:fill="FFFFFF"/>
        </w:rPr>
        <w:t xml:space="preserve"> o resultado do algoritmo </w:t>
      </w:r>
      <w:r w:rsidRPr="007C5EAB">
        <w:rPr>
          <w:rFonts w:ascii="Times New Roman" w:hAnsi="Times New Roman" w:cs="Times New Roman"/>
          <w:i/>
          <w:iCs/>
          <w:color w:val="222222"/>
          <w:sz w:val="24"/>
          <w:szCs w:val="24"/>
          <w:shd w:val="clear" w:color="auto" w:fill="FFFFFF"/>
        </w:rPr>
        <w:t>Landtrendr</w:t>
      </w:r>
      <w:r w:rsidRPr="000F7D22">
        <w:rPr>
          <w:rFonts w:ascii="Times New Roman" w:hAnsi="Times New Roman" w:cs="Times New Roman"/>
          <w:color w:val="222222"/>
          <w:sz w:val="24"/>
          <w:szCs w:val="24"/>
          <w:shd w:val="clear" w:color="auto" w:fill="FFFFFF"/>
        </w:rPr>
        <w:t xml:space="preserve">. A escolha </w:t>
      </w:r>
      <w:r>
        <w:rPr>
          <w:rFonts w:ascii="Times New Roman" w:hAnsi="Times New Roman" w:cs="Times New Roman"/>
          <w:color w:val="222222"/>
          <w:sz w:val="24"/>
          <w:szCs w:val="24"/>
          <w:shd w:val="clear" w:color="auto" w:fill="FFFFFF"/>
        </w:rPr>
        <w:t>deste algoritmo</w:t>
      </w:r>
      <w:r w:rsidRPr="000F7D22">
        <w:rPr>
          <w:rFonts w:ascii="Times New Roman" w:hAnsi="Times New Roman" w:cs="Times New Roman"/>
          <w:color w:val="222222"/>
          <w:sz w:val="24"/>
          <w:szCs w:val="24"/>
          <w:shd w:val="clear" w:color="auto" w:fill="FFFFFF"/>
        </w:rPr>
        <w:t xml:space="preserve"> </w:t>
      </w:r>
      <w:r w:rsidR="00662815">
        <w:rPr>
          <w:rFonts w:ascii="Times New Roman" w:hAnsi="Times New Roman" w:cs="Times New Roman"/>
          <w:color w:val="222222"/>
          <w:sz w:val="24"/>
          <w:szCs w:val="24"/>
          <w:shd w:val="clear" w:color="auto" w:fill="FFFFFF"/>
        </w:rPr>
        <w:lastRenderedPageBreak/>
        <w:t>se deu</w:t>
      </w:r>
      <w:r w:rsidRPr="000F7D22">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à</w:t>
      </w:r>
      <w:r w:rsidRPr="000F7D22">
        <w:rPr>
          <w:rFonts w:ascii="Times New Roman" w:hAnsi="Times New Roman" w:cs="Times New Roman"/>
          <w:color w:val="222222"/>
          <w:sz w:val="24"/>
          <w:szCs w:val="24"/>
          <w:shd w:val="clear" w:color="auto" w:fill="FFFFFF"/>
        </w:rPr>
        <w:t xml:space="preserve"> sua capacidade de detecção de eventos </w:t>
      </w:r>
      <w:r w:rsidR="00662815">
        <w:rPr>
          <w:rFonts w:ascii="Times New Roman" w:hAnsi="Times New Roman" w:cs="Times New Roman"/>
          <w:color w:val="222222"/>
          <w:sz w:val="24"/>
          <w:szCs w:val="24"/>
          <w:shd w:val="clear" w:color="auto" w:fill="FFFFFF"/>
        </w:rPr>
        <w:t>de</w:t>
      </w:r>
      <w:r w:rsidRPr="000F7D22">
        <w:rPr>
          <w:rFonts w:ascii="Times New Roman" w:hAnsi="Times New Roman" w:cs="Times New Roman"/>
          <w:color w:val="222222"/>
          <w:sz w:val="24"/>
          <w:szCs w:val="24"/>
          <w:shd w:val="clear" w:color="auto" w:fill="FFFFFF"/>
        </w:rPr>
        <w:t xml:space="preserve"> baixa magnitude, o que em muitos casos significa a detecção de processos de degradação mais lentos e longos</w:t>
      </w:r>
      <w:r w:rsidR="00662815">
        <w:rPr>
          <w:rFonts w:ascii="Times New Roman" w:hAnsi="Times New Roman" w:cs="Times New Roman"/>
          <w:color w:val="222222"/>
          <w:sz w:val="24"/>
          <w:szCs w:val="24"/>
          <w:shd w:val="clear" w:color="auto" w:fill="FFFFFF"/>
        </w:rPr>
        <w:t xml:space="preserve"> além claro da típica detecção de eventos de grande mudança</w:t>
      </w:r>
      <w:r w:rsidRPr="000F7D22">
        <w:rPr>
          <w:rFonts w:ascii="Times New Roman" w:hAnsi="Times New Roman" w:cs="Times New Roman"/>
          <w:color w:val="222222"/>
          <w:sz w:val="24"/>
          <w:szCs w:val="24"/>
          <w:shd w:val="clear" w:color="auto" w:fill="FFFFFF"/>
        </w:rPr>
        <w:t>. Dentre os muitos resultados que o algoritmo oferece, a camada escolhida foi o da detecção dos maiores eventos de perda de vegetação (</w:t>
      </w:r>
      <w:r w:rsidRPr="000F7D22">
        <w:rPr>
          <w:rFonts w:ascii="Times New Roman" w:hAnsi="Times New Roman" w:cs="Times New Roman"/>
          <w:i/>
          <w:iCs/>
          <w:color w:val="222222"/>
          <w:sz w:val="24"/>
          <w:szCs w:val="24"/>
          <w:shd w:val="clear" w:color="auto" w:fill="FFFFFF"/>
        </w:rPr>
        <w:t>Greatest Loss</w:t>
      </w:r>
      <w:r w:rsidRPr="000F7D22">
        <w:rPr>
          <w:rFonts w:ascii="Times New Roman" w:hAnsi="Times New Roman" w:cs="Times New Roman"/>
          <w:color w:val="222222"/>
          <w:sz w:val="24"/>
          <w:szCs w:val="24"/>
          <w:shd w:val="clear" w:color="auto" w:fill="FFFFFF"/>
        </w:rPr>
        <w:t>) utilizando imagens anuais de 1985 até 2018 e considerando todas as imagens disponíveis para cada ano no período de 1 de janeiro até 31 de dezembro. Como camada padrão utilizou-se o NDVI para o processamento do resultado final.</w:t>
      </w:r>
    </w:p>
    <w:p w14:paraId="43231863" w14:textId="7AE7C0A9"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Após o </w:t>
      </w:r>
      <w:r w:rsidRPr="007C5EAB">
        <w:rPr>
          <w:rFonts w:ascii="Times New Roman" w:hAnsi="Times New Roman" w:cs="Times New Roman"/>
          <w:i/>
          <w:iCs/>
          <w:color w:val="222222"/>
          <w:sz w:val="24"/>
          <w:szCs w:val="24"/>
          <w:shd w:val="clear" w:color="auto" w:fill="FFFFFF"/>
        </w:rPr>
        <w:t>Landtrendr</w:t>
      </w:r>
      <w:r w:rsidRPr="000F7D22">
        <w:rPr>
          <w:rFonts w:ascii="Times New Roman" w:hAnsi="Times New Roman" w:cs="Times New Roman"/>
          <w:color w:val="222222"/>
          <w:sz w:val="24"/>
          <w:szCs w:val="24"/>
          <w:shd w:val="clear" w:color="auto" w:fill="FFFFFF"/>
        </w:rPr>
        <w:t xml:space="preserve"> apresentar o resultado com todas as maiores perdas detectadas, iniciou-se o processo de limpeza desses dados ao considerar apenas </w:t>
      </w:r>
      <w:r w:rsidR="00532512">
        <w:rPr>
          <w:rFonts w:ascii="Times New Roman" w:hAnsi="Times New Roman" w:cs="Times New Roman"/>
          <w:color w:val="222222"/>
          <w:sz w:val="24"/>
          <w:szCs w:val="24"/>
          <w:shd w:val="clear" w:color="auto" w:fill="FFFFFF"/>
        </w:rPr>
        <w:t xml:space="preserve">as </w:t>
      </w:r>
      <w:r w:rsidRPr="000F7D22">
        <w:rPr>
          <w:rFonts w:ascii="Times New Roman" w:hAnsi="Times New Roman" w:cs="Times New Roman"/>
          <w:color w:val="222222"/>
          <w:sz w:val="24"/>
          <w:szCs w:val="24"/>
          <w:shd w:val="clear" w:color="auto" w:fill="FFFFFF"/>
        </w:rPr>
        <w:t>mudanças com magnitudes maiores que 200, ou seja, perdas maiores que 0,2 no NDVI em um único evento. Nenhuma outra limitação foi imposta ao algoritmo e todos os outros parâmetros foram utilizados de forma padrão sem nenhuma modificação.</w:t>
      </w:r>
    </w:p>
    <w:p w14:paraId="346B6209" w14:textId="4571BFF4" w:rsidR="00262916" w:rsidRPr="000F7D22" w:rsidRDefault="00262916" w:rsidP="00BD0227">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Já os pontos para a classe “outros” (água, solo exposto, pasto, etc.) foram coletados de forma aleatória utilizando </w:t>
      </w:r>
      <w:r w:rsidR="00BD0227">
        <w:rPr>
          <w:rFonts w:ascii="Times New Roman" w:hAnsi="Times New Roman" w:cs="Times New Roman"/>
          <w:color w:val="222222"/>
          <w:sz w:val="24"/>
          <w:szCs w:val="24"/>
          <w:shd w:val="clear" w:color="auto" w:fill="FFFFFF"/>
        </w:rPr>
        <w:t xml:space="preserve">a imagem </w:t>
      </w:r>
      <w:r w:rsidRPr="000F7D22">
        <w:rPr>
          <w:rFonts w:ascii="Times New Roman" w:hAnsi="Times New Roman" w:cs="Times New Roman"/>
          <w:color w:val="222222"/>
          <w:sz w:val="24"/>
          <w:szCs w:val="24"/>
          <w:shd w:val="clear" w:color="auto" w:fill="FFFFFF"/>
        </w:rPr>
        <w:t>resultante com todos os pixels que não tinham sido classificados anteriormente nem como floresta pela fusão da camada do Mapbiomas com o NDVI máximo, e nem pelos pixels detectados pelo Landtrendr como áreas com possível perda de vegetação.</w:t>
      </w:r>
    </w:p>
    <w:p w14:paraId="169CC578" w14:textId="3CEF372B" w:rsidR="00262916" w:rsidRPr="000F7D22" w:rsidRDefault="00262916" w:rsidP="00262916">
      <w:pPr>
        <w:spacing w:line="360" w:lineRule="auto"/>
        <w:ind w:firstLine="720"/>
        <w:jc w:val="both"/>
        <w:rPr>
          <w:rFonts w:ascii="Times New Roman" w:hAnsi="Times New Roman" w:cs="Times New Roman"/>
          <w:color w:val="222222"/>
          <w:sz w:val="24"/>
          <w:szCs w:val="24"/>
          <w:shd w:val="clear" w:color="auto" w:fill="FFFFFF"/>
        </w:rPr>
      </w:pPr>
      <w:r w:rsidRPr="000F7D22">
        <w:rPr>
          <w:rFonts w:ascii="Times New Roman" w:hAnsi="Times New Roman" w:cs="Times New Roman"/>
          <w:color w:val="222222"/>
          <w:sz w:val="24"/>
          <w:szCs w:val="24"/>
          <w:shd w:val="clear" w:color="auto" w:fill="FFFFFF"/>
        </w:rPr>
        <w:t xml:space="preserve">Todas as amostras das três classes foram então importadas em formato </w:t>
      </w:r>
      <w:r w:rsidRPr="007C5EAB">
        <w:rPr>
          <w:rFonts w:ascii="Times New Roman" w:hAnsi="Times New Roman" w:cs="Times New Roman"/>
          <w:i/>
          <w:iCs/>
          <w:color w:val="222222"/>
          <w:sz w:val="24"/>
          <w:szCs w:val="24"/>
          <w:shd w:val="clear" w:color="auto" w:fill="FFFFFF"/>
        </w:rPr>
        <w:t>shapefile</w:t>
      </w:r>
      <w:r w:rsidRPr="000F7D22">
        <w:rPr>
          <w:rFonts w:ascii="Times New Roman" w:hAnsi="Times New Roman" w:cs="Times New Roman"/>
          <w:color w:val="222222"/>
          <w:sz w:val="24"/>
          <w:szCs w:val="24"/>
          <w:shd w:val="clear" w:color="auto" w:fill="FFFFFF"/>
        </w:rPr>
        <w:t xml:space="preserve"> para a plataforma do </w:t>
      </w:r>
      <w:r w:rsidRPr="007C5EAB">
        <w:rPr>
          <w:rFonts w:ascii="Times New Roman" w:hAnsi="Times New Roman" w:cs="Times New Roman"/>
          <w:i/>
          <w:iCs/>
          <w:color w:val="222222"/>
          <w:sz w:val="24"/>
          <w:szCs w:val="24"/>
          <w:shd w:val="clear" w:color="auto" w:fill="FFFFFF"/>
        </w:rPr>
        <w:t xml:space="preserve">Google Earth </w:t>
      </w:r>
      <w:proofErr w:type="spellStart"/>
      <w:r w:rsidRPr="007C5EAB">
        <w:rPr>
          <w:rFonts w:ascii="Times New Roman" w:hAnsi="Times New Roman" w:cs="Times New Roman"/>
          <w:i/>
          <w:iCs/>
          <w:color w:val="222222"/>
          <w:sz w:val="24"/>
          <w:szCs w:val="24"/>
          <w:shd w:val="clear" w:color="auto" w:fill="FFFFFF"/>
        </w:rPr>
        <w:t>Engine</w:t>
      </w:r>
      <w:proofErr w:type="spellEnd"/>
      <w:r w:rsidR="00631683">
        <w:rPr>
          <w:rFonts w:ascii="Times New Roman" w:hAnsi="Times New Roman" w:cs="Times New Roman"/>
          <w:i/>
          <w:iCs/>
          <w:color w:val="222222"/>
          <w:sz w:val="24"/>
          <w:szCs w:val="24"/>
          <w:shd w:val="clear" w:color="auto" w:fill="FFFFFF"/>
        </w:rPr>
        <w:t xml:space="preserve"> </w:t>
      </w:r>
      <w:r w:rsidR="00631683">
        <w:rPr>
          <w:rFonts w:ascii="Times New Roman" w:hAnsi="Times New Roman" w:cs="Times New Roman"/>
          <w:color w:val="222222"/>
          <w:sz w:val="24"/>
          <w:szCs w:val="24"/>
          <w:shd w:val="clear" w:color="auto" w:fill="FFFFFF"/>
        </w:rPr>
        <w:t>(GEE)</w:t>
      </w:r>
      <w:r w:rsidRPr="000F7D22">
        <w:rPr>
          <w:rFonts w:ascii="Times New Roman" w:hAnsi="Times New Roman" w:cs="Times New Roman"/>
          <w:color w:val="222222"/>
          <w:sz w:val="24"/>
          <w:szCs w:val="24"/>
          <w:shd w:val="clear" w:color="auto" w:fill="FFFFFF"/>
        </w:rPr>
        <w:t xml:space="preserve"> para execução do processo de classificação utilizando o algoritmo </w:t>
      </w:r>
      <w:r w:rsidRPr="007C5EAB">
        <w:rPr>
          <w:rFonts w:ascii="Times New Roman" w:hAnsi="Times New Roman" w:cs="Times New Roman"/>
          <w:i/>
          <w:iCs/>
          <w:color w:val="222222"/>
          <w:sz w:val="24"/>
          <w:szCs w:val="24"/>
          <w:shd w:val="clear" w:color="auto" w:fill="FFFFFF"/>
        </w:rPr>
        <w:t>Random Forest</w:t>
      </w:r>
      <w:r w:rsidRPr="000F7D22">
        <w:rPr>
          <w:rFonts w:ascii="Times New Roman" w:hAnsi="Times New Roman" w:cs="Times New Roman"/>
          <w:color w:val="222222"/>
          <w:sz w:val="24"/>
          <w:szCs w:val="24"/>
          <w:shd w:val="clear" w:color="auto" w:fill="FFFFFF"/>
        </w:rPr>
        <w:t xml:space="preserve">. Como imagem base para a classificação </w:t>
      </w:r>
      <w:r w:rsidR="00532512">
        <w:rPr>
          <w:rFonts w:ascii="Times New Roman" w:hAnsi="Times New Roman" w:cs="Times New Roman"/>
          <w:color w:val="222222"/>
          <w:sz w:val="24"/>
          <w:szCs w:val="24"/>
          <w:shd w:val="clear" w:color="auto" w:fill="FFFFFF"/>
        </w:rPr>
        <w:t>foi necessário ter</w:t>
      </w:r>
      <w:r w:rsidRPr="000F7D22">
        <w:rPr>
          <w:rFonts w:ascii="Times New Roman" w:hAnsi="Times New Roman" w:cs="Times New Roman"/>
          <w:color w:val="222222"/>
          <w:sz w:val="24"/>
          <w:szCs w:val="24"/>
          <w:shd w:val="clear" w:color="auto" w:fill="FFFFFF"/>
        </w:rPr>
        <w:t xml:space="preserve"> uma série temporal com imagens anuais seguindo os mesmos padrões da série do Mapbiomas para possibilitar posterior comparação. Essa série de imagens foi gerada utilizando um </w:t>
      </w:r>
      <w:r w:rsidRPr="000F7D22">
        <w:rPr>
          <w:rFonts w:ascii="Times New Roman" w:hAnsi="Times New Roman" w:cs="Times New Roman"/>
          <w:i/>
          <w:iCs/>
          <w:color w:val="222222"/>
          <w:sz w:val="24"/>
          <w:szCs w:val="24"/>
          <w:shd w:val="clear" w:color="auto" w:fill="FFFFFF"/>
        </w:rPr>
        <w:t>script</w:t>
      </w:r>
      <w:r w:rsidRPr="000F7D22">
        <w:rPr>
          <w:rFonts w:ascii="Times New Roman" w:hAnsi="Times New Roman" w:cs="Times New Roman"/>
          <w:color w:val="222222"/>
          <w:sz w:val="24"/>
          <w:szCs w:val="24"/>
          <w:shd w:val="clear" w:color="auto" w:fill="FFFFFF"/>
        </w:rPr>
        <w:t xml:space="preserve"> desenvolvido no GEE contendo</w:t>
      </w:r>
      <w:r w:rsidR="00532512">
        <w:rPr>
          <w:rFonts w:ascii="Times New Roman" w:hAnsi="Times New Roman" w:cs="Times New Roman"/>
          <w:color w:val="222222"/>
          <w:sz w:val="24"/>
          <w:szCs w:val="24"/>
          <w:shd w:val="clear" w:color="auto" w:fill="FFFFFF"/>
        </w:rPr>
        <w:t>,</w:t>
      </w:r>
      <w:r w:rsidRPr="000F7D22">
        <w:rPr>
          <w:rFonts w:ascii="Times New Roman" w:hAnsi="Times New Roman" w:cs="Times New Roman"/>
          <w:color w:val="222222"/>
          <w:sz w:val="24"/>
          <w:szCs w:val="24"/>
          <w:shd w:val="clear" w:color="auto" w:fill="FFFFFF"/>
        </w:rPr>
        <w:t xml:space="preserve"> para cada ano</w:t>
      </w:r>
      <w:r w:rsidR="00532512">
        <w:rPr>
          <w:rFonts w:ascii="Times New Roman" w:hAnsi="Times New Roman" w:cs="Times New Roman"/>
          <w:color w:val="222222"/>
          <w:sz w:val="24"/>
          <w:szCs w:val="24"/>
          <w:shd w:val="clear" w:color="auto" w:fill="FFFFFF"/>
        </w:rPr>
        <w:t>,</w:t>
      </w:r>
      <w:r w:rsidRPr="000F7D22">
        <w:rPr>
          <w:rFonts w:ascii="Times New Roman" w:hAnsi="Times New Roman" w:cs="Times New Roman"/>
          <w:color w:val="222222"/>
          <w:sz w:val="24"/>
          <w:szCs w:val="24"/>
          <w:shd w:val="clear" w:color="auto" w:fill="FFFFFF"/>
        </w:rPr>
        <w:t xml:space="preserve"> uma composição de valores considerando o valor da mediana de cada pixel para cada banda. </w:t>
      </w:r>
      <w:r w:rsidR="00BF1212">
        <w:rPr>
          <w:rFonts w:ascii="Times New Roman" w:hAnsi="Times New Roman" w:cs="Times New Roman"/>
          <w:color w:val="222222"/>
          <w:sz w:val="24"/>
          <w:szCs w:val="24"/>
          <w:shd w:val="clear" w:color="auto" w:fill="FFFFFF"/>
        </w:rPr>
        <w:t>Para</w:t>
      </w:r>
      <w:r w:rsidRPr="000F7D22">
        <w:rPr>
          <w:rFonts w:ascii="Times New Roman" w:hAnsi="Times New Roman" w:cs="Times New Roman"/>
          <w:color w:val="222222"/>
          <w:sz w:val="24"/>
          <w:szCs w:val="24"/>
          <w:shd w:val="clear" w:color="auto" w:fill="FFFFFF"/>
        </w:rPr>
        <w:t xml:space="preserve"> cada ano </w:t>
      </w:r>
      <w:r>
        <w:rPr>
          <w:rFonts w:ascii="Times New Roman" w:hAnsi="Times New Roman" w:cs="Times New Roman"/>
          <w:color w:val="222222"/>
          <w:sz w:val="24"/>
          <w:szCs w:val="24"/>
          <w:shd w:val="clear" w:color="auto" w:fill="FFFFFF"/>
        </w:rPr>
        <w:t>foram utilizadas as</w:t>
      </w:r>
      <w:r w:rsidRPr="000F7D22">
        <w:rPr>
          <w:rFonts w:ascii="Times New Roman" w:hAnsi="Times New Roman" w:cs="Times New Roman"/>
          <w:color w:val="222222"/>
          <w:sz w:val="24"/>
          <w:szCs w:val="24"/>
          <w:shd w:val="clear" w:color="auto" w:fill="FFFFFF"/>
        </w:rPr>
        <w:t xml:space="preserve"> banda</w:t>
      </w:r>
      <w:r>
        <w:rPr>
          <w:rFonts w:ascii="Times New Roman" w:hAnsi="Times New Roman" w:cs="Times New Roman"/>
          <w:color w:val="222222"/>
          <w:sz w:val="24"/>
          <w:szCs w:val="24"/>
          <w:shd w:val="clear" w:color="auto" w:fill="FFFFFF"/>
        </w:rPr>
        <w:t>s</w:t>
      </w:r>
      <w:r w:rsidRPr="000F7D22">
        <w:rPr>
          <w:rFonts w:ascii="Times New Roman" w:hAnsi="Times New Roman" w:cs="Times New Roman"/>
          <w:color w:val="222222"/>
          <w:sz w:val="24"/>
          <w:szCs w:val="24"/>
          <w:shd w:val="clear" w:color="auto" w:fill="FFFFFF"/>
        </w:rPr>
        <w:t xml:space="preserve"> Blue, Green, </w:t>
      </w:r>
      <w:proofErr w:type="spellStart"/>
      <w:r w:rsidRPr="000F7D22">
        <w:rPr>
          <w:rFonts w:ascii="Times New Roman" w:hAnsi="Times New Roman" w:cs="Times New Roman"/>
          <w:color w:val="222222"/>
          <w:sz w:val="24"/>
          <w:szCs w:val="24"/>
          <w:shd w:val="clear" w:color="auto" w:fill="FFFFFF"/>
        </w:rPr>
        <w:t>Red</w:t>
      </w:r>
      <w:proofErr w:type="spellEnd"/>
      <w:r w:rsidRPr="000F7D22">
        <w:rPr>
          <w:rFonts w:ascii="Times New Roman" w:hAnsi="Times New Roman" w:cs="Times New Roman"/>
          <w:color w:val="222222"/>
          <w:sz w:val="24"/>
          <w:szCs w:val="24"/>
          <w:shd w:val="clear" w:color="auto" w:fill="FFFFFF"/>
        </w:rPr>
        <w:t xml:space="preserve">, NIR, SWIR1, SWIR2 e também de índices como o NDVI, NDWI, NDMI, SAVI, </w:t>
      </w:r>
      <w:proofErr w:type="spellStart"/>
      <w:r w:rsidRPr="000F7D22">
        <w:rPr>
          <w:rFonts w:ascii="Times New Roman" w:hAnsi="Times New Roman" w:cs="Times New Roman"/>
          <w:color w:val="222222"/>
          <w:sz w:val="24"/>
          <w:szCs w:val="24"/>
          <w:shd w:val="clear" w:color="auto" w:fill="FFFFFF"/>
        </w:rPr>
        <w:t>Greenness</w:t>
      </w:r>
      <w:proofErr w:type="spellEnd"/>
      <w:r w:rsidRPr="000F7D22">
        <w:rPr>
          <w:rFonts w:ascii="Times New Roman" w:hAnsi="Times New Roman" w:cs="Times New Roman"/>
          <w:color w:val="222222"/>
          <w:sz w:val="24"/>
          <w:szCs w:val="24"/>
          <w:shd w:val="clear" w:color="auto" w:fill="FFFFFF"/>
        </w:rPr>
        <w:t xml:space="preserve">, </w:t>
      </w:r>
      <w:proofErr w:type="spellStart"/>
      <w:r w:rsidRPr="000F7D22">
        <w:rPr>
          <w:rFonts w:ascii="Times New Roman" w:hAnsi="Times New Roman" w:cs="Times New Roman"/>
          <w:color w:val="222222"/>
          <w:sz w:val="24"/>
          <w:szCs w:val="24"/>
          <w:shd w:val="clear" w:color="auto" w:fill="FFFFFF"/>
        </w:rPr>
        <w:t>Wetness</w:t>
      </w:r>
      <w:proofErr w:type="spellEnd"/>
      <w:r w:rsidRPr="000F7D22">
        <w:rPr>
          <w:rFonts w:ascii="Times New Roman" w:hAnsi="Times New Roman" w:cs="Times New Roman"/>
          <w:color w:val="222222"/>
          <w:sz w:val="24"/>
          <w:szCs w:val="24"/>
          <w:shd w:val="clear" w:color="auto" w:fill="FFFFFF"/>
        </w:rPr>
        <w:t xml:space="preserve"> e </w:t>
      </w:r>
      <w:proofErr w:type="spellStart"/>
      <w:r w:rsidRPr="000F7D22">
        <w:rPr>
          <w:rFonts w:ascii="Times New Roman" w:hAnsi="Times New Roman" w:cs="Times New Roman"/>
          <w:color w:val="222222"/>
          <w:sz w:val="24"/>
          <w:szCs w:val="24"/>
          <w:shd w:val="clear" w:color="auto" w:fill="FFFFFF"/>
        </w:rPr>
        <w:t>Brightness</w:t>
      </w:r>
      <w:proofErr w:type="spellEnd"/>
      <w:r w:rsidRPr="000F7D22">
        <w:rPr>
          <w:rFonts w:ascii="Times New Roman" w:hAnsi="Times New Roman" w:cs="Times New Roman"/>
          <w:color w:val="222222"/>
          <w:sz w:val="24"/>
          <w:szCs w:val="24"/>
          <w:shd w:val="clear" w:color="auto" w:fill="FFFFFF"/>
        </w:rPr>
        <w:t xml:space="preserve">. Áreas com nuvens e sombra foram </w:t>
      </w:r>
      <w:r w:rsidR="00532512" w:rsidRPr="000F7D22">
        <w:rPr>
          <w:rFonts w:ascii="Times New Roman" w:hAnsi="Times New Roman" w:cs="Times New Roman"/>
          <w:color w:val="222222"/>
          <w:sz w:val="24"/>
          <w:szCs w:val="24"/>
          <w:shd w:val="clear" w:color="auto" w:fill="FFFFFF"/>
        </w:rPr>
        <w:t>mascarad</w:t>
      </w:r>
      <w:r w:rsidR="00532512">
        <w:rPr>
          <w:rFonts w:ascii="Times New Roman" w:hAnsi="Times New Roman" w:cs="Times New Roman"/>
          <w:color w:val="222222"/>
          <w:sz w:val="24"/>
          <w:szCs w:val="24"/>
          <w:shd w:val="clear" w:color="auto" w:fill="FFFFFF"/>
        </w:rPr>
        <w:t>as</w:t>
      </w:r>
      <w:r w:rsidRPr="000F7D22">
        <w:rPr>
          <w:rFonts w:ascii="Times New Roman" w:hAnsi="Times New Roman" w:cs="Times New Roman"/>
          <w:color w:val="222222"/>
          <w:sz w:val="24"/>
          <w:szCs w:val="24"/>
          <w:shd w:val="clear" w:color="auto" w:fill="FFFFFF"/>
        </w:rPr>
        <w:t xml:space="preserve"> com valores “no</w:t>
      </w:r>
      <w:r>
        <w:rPr>
          <w:rFonts w:ascii="Times New Roman" w:hAnsi="Times New Roman" w:cs="Times New Roman"/>
          <w:color w:val="222222"/>
          <w:sz w:val="24"/>
          <w:szCs w:val="24"/>
          <w:shd w:val="clear" w:color="auto" w:fill="FFFFFF"/>
        </w:rPr>
        <w:t xml:space="preserve"> </w:t>
      </w:r>
      <w:r w:rsidRPr="000F7D22">
        <w:rPr>
          <w:rFonts w:ascii="Times New Roman" w:hAnsi="Times New Roman" w:cs="Times New Roman"/>
          <w:color w:val="222222"/>
          <w:sz w:val="24"/>
          <w:szCs w:val="24"/>
          <w:shd w:val="clear" w:color="auto" w:fill="FFFFFF"/>
        </w:rPr>
        <w:t>data” e, portanto, não foram considerad</w:t>
      </w:r>
      <w:r w:rsidR="00532512">
        <w:rPr>
          <w:rFonts w:ascii="Times New Roman" w:hAnsi="Times New Roman" w:cs="Times New Roman"/>
          <w:color w:val="222222"/>
          <w:sz w:val="24"/>
          <w:szCs w:val="24"/>
          <w:shd w:val="clear" w:color="auto" w:fill="FFFFFF"/>
        </w:rPr>
        <w:t>a</w:t>
      </w:r>
      <w:r w:rsidRPr="000F7D22">
        <w:rPr>
          <w:rFonts w:ascii="Times New Roman" w:hAnsi="Times New Roman" w:cs="Times New Roman"/>
          <w:color w:val="222222"/>
          <w:sz w:val="24"/>
          <w:szCs w:val="24"/>
          <w:shd w:val="clear" w:color="auto" w:fill="FFFFFF"/>
        </w:rPr>
        <w:t>s no cálculo da mediana.</w:t>
      </w:r>
    </w:p>
    <w:p w14:paraId="17504A0A"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color w:val="222222"/>
          <w:sz w:val="24"/>
          <w:szCs w:val="24"/>
          <w:shd w:val="clear" w:color="auto" w:fill="FFFFFF"/>
        </w:rPr>
        <w:t>No entanto, por se tratar de uma nova metodologia, antes de gerar o processo de classificação final utilizando as amostras coletadas, escolhemos realizar testes de validação cruzada (</w:t>
      </w:r>
      <w:proofErr w:type="spellStart"/>
      <w:r w:rsidRPr="000F7D22">
        <w:rPr>
          <w:rFonts w:ascii="Times New Roman" w:hAnsi="Times New Roman" w:cs="Times New Roman"/>
          <w:i/>
          <w:iCs/>
          <w:color w:val="222222"/>
          <w:sz w:val="24"/>
          <w:szCs w:val="24"/>
          <w:shd w:val="clear" w:color="auto" w:fill="FFFFFF"/>
        </w:rPr>
        <w:t>cross</w:t>
      </w:r>
      <w:proofErr w:type="spellEnd"/>
      <w:r w:rsidRPr="000F7D22">
        <w:rPr>
          <w:rFonts w:ascii="Times New Roman" w:hAnsi="Times New Roman" w:cs="Times New Roman"/>
          <w:i/>
          <w:iCs/>
          <w:color w:val="222222"/>
          <w:sz w:val="24"/>
          <w:szCs w:val="24"/>
          <w:shd w:val="clear" w:color="auto" w:fill="FFFFFF"/>
        </w:rPr>
        <w:t xml:space="preserve"> </w:t>
      </w:r>
      <w:proofErr w:type="spellStart"/>
      <w:r w:rsidRPr="000F7D22">
        <w:rPr>
          <w:rFonts w:ascii="Times New Roman" w:hAnsi="Times New Roman" w:cs="Times New Roman"/>
          <w:i/>
          <w:iCs/>
          <w:color w:val="222222"/>
          <w:sz w:val="24"/>
          <w:szCs w:val="24"/>
          <w:shd w:val="clear" w:color="auto" w:fill="FFFFFF"/>
        </w:rPr>
        <w:t>validation</w:t>
      </w:r>
      <w:proofErr w:type="spellEnd"/>
      <w:r w:rsidRPr="000F7D22">
        <w:rPr>
          <w:rFonts w:ascii="Times New Roman" w:hAnsi="Times New Roman" w:cs="Times New Roman"/>
          <w:color w:val="222222"/>
          <w:sz w:val="24"/>
          <w:szCs w:val="24"/>
          <w:shd w:val="clear" w:color="auto" w:fill="FFFFFF"/>
        </w:rPr>
        <w:t>) para entender melhor quais variáveis (bandas) teriam o melhor desempenho ao classificar este tipo de classe. Utilizamos então as amostras coletadas</w:t>
      </w:r>
      <w:r>
        <w:rPr>
          <w:rFonts w:ascii="Times New Roman" w:hAnsi="Times New Roman" w:cs="Times New Roman"/>
          <w:color w:val="222222"/>
          <w:sz w:val="24"/>
          <w:szCs w:val="24"/>
          <w:shd w:val="clear" w:color="auto" w:fill="FFFFFF"/>
        </w:rPr>
        <w:t xml:space="preserve"> (250 pontos/classe)</w:t>
      </w:r>
      <w:r w:rsidRPr="000F7D22">
        <w:rPr>
          <w:rFonts w:ascii="Times New Roman" w:hAnsi="Times New Roman" w:cs="Times New Roman"/>
          <w:color w:val="222222"/>
          <w:sz w:val="24"/>
          <w:szCs w:val="24"/>
          <w:shd w:val="clear" w:color="auto" w:fill="FFFFFF"/>
        </w:rPr>
        <w:t xml:space="preserve"> para extrair os valores da série temporal e exportamos para </w:t>
      </w:r>
      <w:r w:rsidRPr="000F7D22">
        <w:rPr>
          <w:rFonts w:ascii="Times New Roman" w:hAnsi="Times New Roman" w:cs="Times New Roman"/>
          <w:color w:val="222222"/>
          <w:sz w:val="24"/>
          <w:szCs w:val="24"/>
          <w:shd w:val="clear" w:color="auto" w:fill="FFFFFF"/>
        </w:rPr>
        <w:lastRenderedPageBreak/>
        <w:t xml:space="preserve">um ambiente </w:t>
      </w:r>
      <w:r w:rsidRPr="000F7D22">
        <w:rPr>
          <w:rFonts w:ascii="Times New Roman" w:hAnsi="Times New Roman" w:cs="Times New Roman"/>
          <w:i/>
          <w:iCs/>
          <w:color w:val="222222"/>
          <w:sz w:val="24"/>
          <w:szCs w:val="24"/>
          <w:shd w:val="clear" w:color="auto" w:fill="FFFFFF"/>
        </w:rPr>
        <w:t>offline</w:t>
      </w:r>
      <w:r w:rsidRPr="000F7D22">
        <w:rPr>
          <w:rFonts w:ascii="Times New Roman" w:hAnsi="Times New Roman" w:cs="Times New Roman"/>
          <w:sz w:val="24"/>
          <w:szCs w:val="24"/>
        </w:rPr>
        <w:t>, já que atualmente não existem ferramentas de teste e validação suficientemente boas no GEE.</w:t>
      </w:r>
    </w:p>
    <w:p w14:paraId="7E351302" w14:textId="18EC9B4D" w:rsidR="00262916" w:rsidRPr="000B335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As tabelas com os valores das amostras foram processadas no pacote MLR (</w:t>
      </w:r>
      <w:proofErr w:type="spellStart"/>
      <w:r w:rsidRPr="000F7D22">
        <w:rPr>
          <w:rFonts w:ascii="Times New Roman" w:hAnsi="Times New Roman" w:cs="Times New Roman"/>
          <w:i/>
          <w:iCs/>
          <w:sz w:val="24"/>
          <w:szCs w:val="24"/>
        </w:rPr>
        <w:t>Machine</w:t>
      </w:r>
      <w:proofErr w:type="spellEnd"/>
      <w:r w:rsidRPr="000F7D22">
        <w:rPr>
          <w:rFonts w:ascii="Times New Roman" w:hAnsi="Times New Roman" w:cs="Times New Roman"/>
          <w:i/>
          <w:iCs/>
          <w:sz w:val="24"/>
          <w:szCs w:val="24"/>
        </w:rPr>
        <w:t xml:space="preserve"> Learning in R</w:t>
      </w:r>
      <w:r w:rsidRPr="000F7D22">
        <w:rPr>
          <w:rFonts w:ascii="Times New Roman" w:hAnsi="Times New Roman" w:cs="Times New Roman"/>
          <w:sz w:val="24"/>
          <w:szCs w:val="24"/>
        </w:rPr>
        <w:t xml:space="preserve">) (BISCHL, et al., 2016) utilizando o classificador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com 100 árvores cada e com a validação cruzada em modo “</w:t>
      </w:r>
      <w:r w:rsidRPr="000F7D22">
        <w:rPr>
          <w:rFonts w:ascii="Times New Roman" w:hAnsi="Times New Roman" w:cs="Times New Roman"/>
          <w:i/>
          <w:iCs/>
          <w:sz w:val="24"/>
          <w:szCs w:val="24"/>
        </w:rPr>
        <w:t>k-</w:t>
      </w:r>
      <w:proofErr w:type="spellStart"/>
      <w:r w:rsidRPr="000F7D22">
        <w:rPr>
          <w:rFonts w:ascii="Times New Roman" w:hAnsi="Times New Roman" w:cs="Times New Roman"/>
          <w:i/>
          <w:iCs/>
          <w:sz w:val="24"/>
          <w:szCs w:val="24"/>
        </w:rPr>
        <w:t>fold</w:t>
      </w:r>
      <w:proofErr w:type="spellEnd"/>
      <w:r w:rsidRPr="000F7D22">
        <w:rPr>
          <w:rFonts w:ascii="Times New Roman" w:hAnsi="Times New Roman" w:cs="Times New Roman"/>
          <w:sz w:val="24"/>
          <w:szCs w:val="24"/>
        </w:rPr>
        <w:t xml:space="preserve">” utilizando parâmetro 10 (divide o subconjunto das amostras em 90% treino e 10% teste), repetindo ainda o processo por 100 iterações para cada teste, obtendo então um único valor de índice </w:t>
      </w:r>
      <w:proofErr w:type="spellStart"/>
      <w:r w:rsidRPr="000F7D22">
        <w:rPr>
          <w:rFonts w:ascii="Times New Roman" w:hAnsi="Times New Roman" w:cs="Times New Roman"/>
          <w:sz w:val="24"/>
          <w:szCs w:val="24"/>
        </w:rPr>
        <w:t>kappa</w:t>
      </w:r>
      <w:proofErr w:type="spellEnd"/>
      <w:r w:rsidRPr="000F7D22">
        <w:rPr>
          <w:rFonts w:ascii="Times New Roman" w:hAnsi="Times New Roman" w:cs="Times New Roman"/>
          <w:sz w:val="24"/>
          <w:szCs w:val="24"/>
        </w:rPr>
        <w:t xml:space="preserve"> </w:t>
      </w:r>
      <w:r w:rsidR="00532512">
        <w:rPr>
          <w:rFonts w:ascii="Times New Roman" w:hAnsi="Times New Roman" w:cs="Times New Roman"/>
          <w:sz w:val="24"/>
          <w:szCs w:val="24"/>
        </w:rPr>
        <w:t>por</w:t>
      </w:r>
      <w:r w:rsidRPr="000F7D22">
        <w:rPr>
          <w:rFonts w:ascii="Times New Roman" w:hAnsi="Times New Roman" w:cs="Times New Roman"/>
          <w:sz w:val="24"/>
          <w:szCs w:val="24"/>
        </w:rPr>
        <w:t xml:space="preserve"> teste. Cada rodada aqui representa uma combinação de bandas a serem utilizadas pelo classificador para tentar separar as três classes. Para este teste foram consideradas 24 combinações diferentes de bandas. Aplicando 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para as 24 variações de entrada com o processo de validação cruzada utilizando 10 “</w:t>
      </w:r>
      <w:proofErr w:type="spellStart"/>
      <w:r w:rsidRPr="000F7D22">
        <w:rPr>
          <w:rFonts w:ascii="Times New Roman" w:hAnsi="Times New Roman" w:cs="Times New Roman"/>
          <w:i/>
          <w:iCs/>
          <w:sz w:val="24"/>
          <w:szCs w:val="24"/>
        </w:rPr>
        <w:t>folds</w:t>
      </w:r>
      <w:proofErr w:type="spellEnd"/>
      <w:r w:rsidRPr="000F7D22">
        <w:rPr>
          <w:rFonts w:ascii="Times New Roman" w:hAnsi="Times New Roman" w:cs="Times New Roman"/>
          <w:sz w:val="24"/>
          <w:szCs w:val="24"/>
        </w:rPr>
        <w:t>” e 100 iterações para cada validação, foram gerados 24000 processos de classificação diferentes, com cada processo gerando 100 árvores de decisão</w:t>
      </w:r>
      <w:r w:rsidR="00AE1C57">
        <w:rPr>
          <w:rFonts w:ascii="Times New Roman" w:hAnsi="Times New Roman" w:cs="Times New Roman"/>
          <w:sz w:val="24"/>
          <w:szCs w:val="24"/>
        </w:rPr>
        <w:t xml:space="preserve"> (Figura 2)</w:t>
      </w:r>
      <w:r w:rsidRPr="000F7D22">
        <w:rPr>
          <w:rFonts w:ascii="Times New Roman" w:hAnsi="Times New Roman" w:cs="Times New Roman"/>
          <w:sz w:val="24"/>
          <w:szCs w:val="24"/>
        </w:rPr>
        <w:t>.</w:t>
      </w:r>
      <w:r w:rsidR="00AE1C57">
        <w:rPr>
          <w:rFonts w:ascii="Times New Roman" w:hAnsi="Times New Roman" w:cs="Times New Roman"/>
          <w:sz w:val="24"/>
          <w:szCs w:val="24"/>
        </w:rPr>
        <w:t xml:space="preserve"> </w:t>
      </w:r>
      <w:r w:rsidRPr="000F7D22">
        <w:rPr>
          <w:rFonts w:ascii="Times New Roman" w:hAnsi="Times New Roman" w:cs="Times New Roman"/>
          <w:sz w:val="24"/>
          <w:szCs w:val="24"/>
        </w:rPr>
        <w:t>Os resultados para essa quantidade exaustiva de testes são os apresentados na Tabela 1:</w:t>
      </w:r>
    </w:p>
    <w:p w14:paraId="55272877" w14:textId="77777777" w:rsidR="00262916" w:rsidRDefault="00262916" w:rsidP="00262916">
      <w:pPr>
        <w:spacing w:line="360" w:lineRule="auto"/>
        <w:jc w:val="center"/>
        <w:rPr>
          <w:rFonts w:ascii="Times New Roman" w:hAnsi="Times New Roman" w:cs="Times New Roman"/>
          <w:b/>
          <w:sz w:val="24"/>
          <w:szCs w:val="24"/>
        </w:rPr>
      </w:pPr>
    </w:p>
    <w:p w14:paraId="5A483711" w14:textId="5A659A06" w:rsidR="00262916" w:rsidRDefault="00262916" w:rsidP="0026291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0F7D22">
        <w:rPr>
          <w:rFonts w:ascii="Times New Roman" w:hAnsi="Times New Roman" w:cs="Times New Roman"/>
          <w:b/>
          <w:sz w:val="24"/>
          <w:szCs w:val="24"/>
        </w:rPr>
        <w:t>TABELA 1</w:t>
      </w:r>
      <w:r>
        <w:rPr>
          <w:rFonts w:ascii="Times New Roman" w:hAnsi="Times New Roman" w:cs="Times New Roman"/>
          <w:b/>
          <w:sz w:val="24"/>
          <w:szCs w:val="24"/>
        </w:rPr>
        <w:t xml:space="preserve"> </w:t>
      </w:r>
      <w:r w:rsidR="00AE1C57">
        <w:rPr>
          <w:rFonts w:ascii="Times New Roman" w:hAnsi="Times New Roman" w:cs="Times New Roman"/>
          <w:b/>
          <w:sz w:val="24"/>
          <w:szCs w:val="24"/>
        </w:rPr>
        <w:t>–</w:t>
      </w:r>
    </w:p>
    <w:p w14:paraId="7D5E980E" w14:textId="06D2D191" w:rsidR="00AE1C57" w:rsidRDefault="00AE1C57" w:rsidP="00262916">
      <w:pPr>
        <w:spacing w:line="360" w:lineRule="auto"/>
        <w:jc w:val="center"/>
        <w:rPr>
          <w:rFonts w:ascii="Times New Roman" w:hAnsi="Times New Roman" w:cs="Times New Roman"/>
          <w:b/>
          <w:sz w:val="24"/>
          <w:szCs w:val="24"/>
        </w:rPr>
      </w:pPr>
    </w:p>
    <w:p w14:paraId="033727C6" w14:textId="0A22176C" w:rsidR="00AE1C57" w:rsidRDefault="00AE1C57" w:rsidP="00AE1C5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FIGURA 2 -</w:t>
      </w:r>
    </w:p>
    <w:p w14:paraId="1F757F37" w14:textId="77777777" w:rsidR="00262916" w:rsidRPr="000F7D22" w:rsidRDefault="00262916" w:rsidP="00AE1C57">
      <w:pPr>
        <w:spacing w:line="360" w:lineRule="auto"/>
        <w:rPr>
          <w:rFonts w:ascii="Times New Roman" w:hAnsi="Times New Roman" w:cs="Times New Roman"/>
          <w:sz w:val="24"/>
          <w:szCs w:val="24"/>
        </w:rPr>
      </w:pPr>
    </w:p>
    <w:p w14:paraId="799E1401"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É importante frisar que o processo de validação cruzada representa apenas uma etapa intermediária antes da classificação final que visa uma melhor escolha dos parâmetros ao verificar através de muitos testes qual combinação de variáveis obteve melhor resultado (menor erro).</w:t>
      </w:r>
    </w:p>
    <w:p w14:paraId="40725EF4" w14:textId="0985A2E4" w:rsidR="00262916" w:rsidRPr="007C5EAB" w:rsidRDefault="008B129A" w:rsidP="002629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Observa-se que</w:t>
      </w:r>
      <w:r w:rsidR="00262916" w:rsidRPr="000F7D22">
        <w:rPr>
          <w:rFonts w:ascii="Times New Roman" w:hAnsi="Times New Roman" w:cs="Times New Roman"/>
          <w:sz w:val="24"/>
          <w:szCs w:val="24"/>
        </w:rPr>
        <w:t xml:space="preserve"> a melhor combinação de bandas para o processo de classificação não é a simples utilização de todas as bandas. A incorporação do </w:t>
      </w:r>
      <w:r w:rsidR="00262916" w:rsidRPr="008C64E9">
        <w:rPr>
          <w:rFonts w:ascii="Times New Roman" w:hAnsi="Times New Roman" w:cs="Times New Roman"/>
          <w:i/>
          <w:iCs/>
          <w:sz w:val="24"/>
          <w:szCs w:val="24"/>
        </w:rPr>
        <w:t>Tasseled Cap</w:t>
      </w:r>
      <w:r w:rsidR="00262916" w:rsidRPr="000F7D22">
        <w:rPr>
          <w:rFonts w:ascii="Times New Roman" w:hAnsi="Times New Roman" w:cs="Times New Roman"/>
          <w:sz w:val="24"/>
          <w:szCs w:val="24"/>
        </w:rPr>
        <w:t xml:space="preserve"> não trouxe uma melhoria na precisão do modelo. No entanto, a tabela de desempenho também apresenta outros resultados interessantes, como por exemplo a taxa de acerto utilizando apenas a banda do vermelho (</w:t>
      </w:r>
      <w:proofErr w:type="spellStart"/>
      <w:r w:rsidR="00262916" w:rsidRPr="000F7D22">
        <w:rPr>
          <w:rFonts w:ascii="Times New Roman" w:hAnsi="Times New Roman" w:cs="Times New Roman"/>
          <w:sz w:val="24"/>
          <w:szCs w:val="24"/>
        </w:rPr>
        <w:t>Red</w:t>
      </w:r>
      <w:proofErr w:type="spellEnd"/>
      <w:r w:rsidR="00262916" w:rsidRPr="000F7D22">
        <w:rPr>
          <w:rFonts w:ascii="Times New Roman" w:hAnsi="Times New Roman" w:cs="Times New Roman"/>
          <w:sz w:val="24"/>
          <w:szCs w:val="24"/>
        </w:rPr>
        <w:t>) ou em como bandas que são tipicamente usadas pela comunidade de forma ampla para detecção de áreas vegetadas como o NDVI</w:t>
      </w:r>
      <w:r w:rsidR="00C0782B">
        <w:rPr>
          <w:rFonts w:ascii="Times New Roman" w:hAnsi="Times New Roman" w:cs="Times New Roman"/>
          <w:sz w:val="24"/>
          <w:szCs w:val="24"/>
        </w:rPr>
        <w:t>, NDMI e SAVI</w:t>
      </w:r>
      <w:r w:rsidR="00262916" w:rsidRPr="000F7D22">
        <w:rPr>
          <w:rFonts w:ascii="Times New Roman" w:hAnsi="Times New Roman" w:cs="Times New Roman"/>
          <w:sz w:val="24"/>
          <w:szCs w:val="24"/>
        </w:rPr>
        <w:t xml:space="preserve"> apresent</w:t>
      </w:r>
      <w:r w:rsidR="00C0782B">
        <w:rPr>
          <w:rFonts w:ascii="Times New Roman" w:hAnsi="Times New Roman" w:cs="Times New Roman"/>
          <w:sz w:val="24"/>
          <w:szCs w:val="24"/>
        </w:rPr>
        <w:t>aram</w:t>
      </w:r>
      <w:r w:rsidR="00262916" w:rsidRPr="000F7D22">
        <w:rPr>
          <w:rFonts w:ascii="Times New Roman" w:hAnsi="Times New Roman" w:cs="Times New Roman"/>
          <w:sz w:val="24"/>
          <w:szCs w:val="24"/>
        </w:rPr>
        <w:t xml:space="preserve"> resultado</w:t>
      </w:r>
      <w:r w:rsidR="00C0782B">
        <w:rPr>
          <w:rFonts w:ascii="Times New Roman" w:hAnsi="Times New Roman" w:cs="Times New Roman"/>
          <w:sz w:val="24"/>
          <w:szCs w:val="24"/>
        </w:rPr>
        <w:t>s</w:t>
      </w:r>
      <w:r w:rsidR="00262916" w:rsidRPr="000F7D22">
        <w:rPr>
          <w:rFonts w:ascii="Times New Roman" w:hAnsi="Times New Roman" w:cs="Times New Roman"/>
          <w:sz w:val="24"/>
          <w:szCs w:val="24"/>
        </w:rPr>
        <w:t xml:space="preserve"> pior</w:t>
      </w:r>
      <w:r w:rsidR="00C0782B">
        <w:rPr>
          <w:rFonts w:ascii="Times New Roman" w:hAnsi="Times New Roman" w:cs="Times New Roman"/>
          <w:sz w:val="24"/>
          <w:szCs w:val="24"/>
        </w:rPr>
        <w:t>es</w:t>
      </w:r>
      <w:r w:rsidR="00262916" w:rsidRPr="000F7D22">
        <w:rPr>
          <w:rFonts w:ascii="Times New Roman" w:hAnsi="Times New Roman" w:cs="Times New Roman"/>
          <w:sz w:val="24"/>
          <w:szCs w:val="24"/>
        </w:rPr>
        <w:t xml:space="preserve"> do que muitas outras combinações possíveis. </w:t>
      </w:r>
    </w:p>
    <w:p w14:paraId="7EB18264" w14:textId="77777777" w:rsidR="00262916" w:rsidRPr="000F7D22" w:rsidRDefault="00262916" w:rsidP="00262916">
      <w:pPr>
        <w:spacing w:line="360" w:lineRule="auto"/>
        <w:jc w:val="both"/>
        <w:rPr>
          <w:rFonts w:ascii="Times New Roman" w:hAnsi="Times New Roman" w:cs="Times New Roman"/>
          <w:b/>
          <w:sz w:val="24"/>
          <w:szCs w:val="24"/>
        </w:rPr>
      </w:pPr>
    </w:p>
    <w:p w14:paraId="7AE428AA"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Resultados</w:t>
      </w:r>
    </w:p>
    <w:p w14:paraId="1DF90928" w14:textId="084A3146" w:rsidR="00262916"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Após a otimização do modelo, </w:t>
      </w:r>
      <w:r>
        <w:rPr>
          <w:rFonts w:ascii="Times New Roman" w:hAnsi="Times New Roman" w:cs="Times New Roman"/>
          <w:sz w:val="24"/>
          <w:szCs w:val="24"/>
        </w:rPr>
        <w:t>foi feita</w:t>
      </w:r>
      <w:r w:rsidRPr="000F7D22">
        <w:rPr>
          <w:rFonts w:ascii="Times New Roman" w:hAnsi="Times New Roman" w:cs="Times New Roman"/>
          <w:sz w:val="24"/>
          <w:szCs w:val="24"/>
        </w:rPr>
        <w:t xml:space="preserve"> uma seleção na série temporal para utilizar apenas a combinação de bandas que obtiveram o melhor resultado (Blue, Green, </w:t>
      </w:r>
      <w:proofErr w:type="spellStart"/>
      <w:r w:rsidRPr="000F7D22">
        <w:rPr>
          <w:rFonts w:ascii="Times New Roman" w:hAnsi="Times New Roman" w:cs="Times New Roman"/>
          <w:sz w:val="24"/>
          <w:szCs w:val="24"/>
        </w:rPr>
        <w:t>Red</w:t>
      </w:r>
      <w:proofErr w:type="spellEnd"/>
      <w:r w:rsidRPr="000F7D22">
        <w:rPr>
          <w:rFonts w:ascii="Times New Roman" w:hAnsi="Times New Roman" w:cs="Times New Roman"/>
          <w:sz w:val="24"/>
          <w:szCs w:val="24"/>
        </w:rPr>
        <w:t xml:space="preserve">, </w:t>
      </w:r>
      <w:r w:rsidRPr="000F7D22">
        <w:rPr>
          <w:rFonts w:ascii="Times New Roman" w:hAnsi="Times New Roman" w:cs="Times New Roman"/>
          <w:sz w:val="24"/>
          <w:szCs w:val="24"/>
        </w:rPr>
        <w:lastRenderedPageBreak/>
        <w:t xml:space="preserve">NIR, SWIR1, SWIR2, NDVI, NDMI, NDWI e SAVI) e assim gerar uma classificação final (Figura </w:t>
      </w:r>
      <w:r w:rsidR="00AE1C57">
        <w:rPr>
          <w:rFonts w:ascii="Times New Roman" w:hAnsi="Times New Roman" w:cs="Times New Roman"/>
          <w:sz w:val="24"/>
          <w:szCs w:val="24"/>
        </w:rPr>
        <w:t>3</w:t>
      </w:r>
      <w:r w:rsidRPr="000F7D22">
        <w:rPr>
          <w:rFonts w:ascii="Times New Roman" w:hAnsi="Times New Roman" w:cs="Times New Roman"/>
          <w:sz w:val="24"/>
          <w:szCs w:val="24"/>
        </w:rPr>
        <w:t>). Como resultado obtivemos uma área total de florestas invariantes na APA</w:t>
      </w:r>
      <w:r>
        <w:rPr>
          <w:rFonts w:ascii="Times New Roman" w:hAnsi="Times New Roman" w:cs="Times New Roman"/>
          <w:sz w:val="24"/>
          <w:szCs w:val="24"/>
        </w:rPr>
        <w:t>,</w:t>
      </w:r>
      <w:r w:rsidRPr="000F7D22">
        <w:rPr>
          <w:rFonts w:ascii="Times New Roman" w:hAnsi="Times New Roman" w:cs="Times New Roman"/>
          <w:sz w:val="24"/>
          <w:szCs w:val="24"/>
        </w:rPr>
        <w:t xml:space="preserve"> de 501,1km</w:t>
      </w:r>
      <w:r w:rsidRPr="007C5EAB">
        <w:rPr>
          <w:rFonts w:ascii="Times New Roman" w:hAnsi="Times New Roman" w:cs="Times New Roman"/>
          <w:sz w:val="24"/>
          <w:szCs w:val="24"/>
          <w:vertAlign w:val="superscript"/>
        </w:rPr>
        <w:t>2</w:t>
      </w:r>
      <w:r w:rsidRPr="000F7D22">
        <w:rPr>
          <w:rFonts w:ascii="Times New Roman" w:hAnsi="Times New Roman" w:cs="Times New Roman"/>
          <w:sz w:val="24"/>
          <w:szCs w:val="24"/>
        </w:rPr>
        <w:t>.</w:t>
      </w:r>
    </w:p>
    <w:p w14:paraId="75E0FFB2" w14:textId="77777777" w:rsidR="00262916" w:rsidRPr="000F7D22" w:rsidRDefault="00262916" w:rsidP="00262916">
      <w:pPr>
        <w:spacing w:line="360" w:lineRule="auto"/>
        <w:ind w:firstLine="720"/>
        <w:jc w:val="both"/>
        <w:rPr>
          <w:rFonts w:ascii="Times New Roman" w:hAnsi="Times New Roman" w:cs="Times New Roman"/>
          <w:sz w:val="24"/>
          <w:szCs w:val="24"/>
        </w:rPr>
      </w:pPr>
    </w:p>
    <w:p w14:paraId="53BE4A65" w14:textId="3BB9387D" w:rsidR="00262916" w:rsidRDefault="00262916" w:rsidP="00262916">
      <w:pPr>
        <w:spacing w:line="360" w:lineRule="auto"/>
        <w:jc w:val="center"/>
        <w:rPr>
          <w:rFonts w:ascii="Times New Roman" w:hAnsi="Times New Roman" w:cs="Times New Roman"/>
          <w:sz w:val="24"/>
          <w:szCs w:val="24"/>
        </w:rPr>
      </w:pPr>
      <w:r>
        <w:rPr>
          <w:rFonts w:ascii="Times New Roman" w:hAnsi="Times New Roman" w:cs="Times New Roman"/>
          <w:b/>
          <w:sz w:val="24"/>
          <w:szCs w:val="24"/>
        </w:rPr>
        <w:t>- FIGURA</w:t>
      </w:r>
      <w:r w:rsidRPr="000F7D22">
        <w:rPr>
          <w:rFonts w:ascii="Times New Roman" w:hAnsi="Times New Roman" w:cs="Times New Roman"/>
          <w:b/>
          <w:sz w:val="24"/>
          <w:szCs w:val="24"/>
        </w:rPr>
        <w:t xml:space="preserve"> </w:t>
      </w:r>
      <w:r w:rsidR="00AE1C57">
        <w:rPr>
          <w:rFonts w:ascii="Times New Roman" w:hAnsi="Times New Roman" w:cs="Times New Roman"/>
          <w:b/>
          <w:sz w:val="24"/>
          <w:szCs w:val="24"/>
        </w:rPr>
        <w:t>3</w:t>
      </w:r>
      <w:r>
        <w:rPr>
          <w:rFonts w:ascii="Times New Roman" w:hAnsi="Times New Roman" w:cs="Times New Roman"/>
          <w:sz w:val="24"/>
          <w:szCs w:val="24"/>
        </w:rPr>
        <w:t xml:space="preserve"> -</w:t>
      </w:r>
    </w:p>
    <w:p w14:paraId="4638F2E9" w14:textId="77777777" w:rsidR="00262916" w:rsidRPr="00A71030" w:rsidRDefault="00262916" w:rsidP="00262916">
      <w:pPr>
        <w:spacing w:line="360" w:lineRule="auto"/>
        <w:jc w:val="center"/>
        <w:rPr>
          <w:rFonts w:ascii="Times New Roman" w:hAnsi="Times New Roman" w:cs="Times New Roman"/>
          <w:b/>
          <w:sz w:val="24"/>
          <w:szCs w:val="24"/>
        </w:rPr>
      </w:pPr>
    </w:p>
    <w:p w14:paraId="7FEF7737" w14:textId="70EAE083" w:rsidR="00041BA3" w:rsidRPr="00806971" w:rsidRDefault="00041BA3" w:rsidP="002629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classes escolhidas para o mapeamento final foram “Floresta Invariante”, “Perda </w:t>
      </w:r>
      <w:proofErr w:type="spellStart"/>
      <w:r>
        <w:rPr>
          <w:rFonts w:ascii="Times New Roman" w:hAnsi="Times New Roman" w:cs="Times New Roman"/>
          <w:sz w:val="24"/>
          <w:szCs w:val="24"/>
        </w:rPr>
        <w:t>Landtrendr</w:t>
      </w:r>
      <w:proofErr w:type="spellEnd"/>
      <w:r>
        <w:rPr>
          <w:rFonts w:ascii="Times New Roman" w:hAnsi="Times New Roman" w:cs="Times New Roman"/>
          <w:sz w:val="24"/>
          <w:szCs w:val="24"/>
        </w:rPr>
        <w:t xml:space="preserve">” e “Outros”. A classe “Floresta Invariante” representa todos os pixels que mantiveram algum grau de coerência espectral ao longo da série temporal. Mesmo </w:t>
      </w:r>
      <w:r w:rsidR="0067755C">
        <w:rPr>
          <w:rFonts w:ascii="Times New Roman" w:hAnsi="Times New Roman" w:cs="Times New Roman"/>
          <w:sz w:val="24"/>
          <w:szCs w:val="24"/>
        </w:rPr>
        <w:t>com</w:t>
      </w:r>
      <w:r>
        <w:rPr>
          <w:rFonts w:ascii="Times New Roman" w:hAnsi="Times New Roman" w:cs="Times New Roman"/>
          <w:sz w:val="24"/>
          <w:szCs w:val="24"/>
        </w:rPr>
        <w:t xml:space="preserve"> algumas</w:t>
      </w:r>
      <w:r w:rsidR="00806971">
        <w:rPr>
          <w:rFonts w:ascii="Times New Roman" w:hAnsi="Times New Roman" w:cs="Times New Roman"/>
          <w:sz w:val="24"/>
          <w:szCs w:val="24"/>
        </w:rPr>
        <w:t xml:space="preserve"> variações </w:t>
      </w:r>
      <w:r>
        <w:rPr>
          <w:rFonts w:ascii="Times New Roman" w:hAnsi="Times New Roman" w:cs="Times New Roman"/>
          <w:sz w:val="24"/>
          <w:szCs w:val="24"/>
        </w:rPr>
        <w:t xml:space="preserve">ao longo do tempo, o classificador </w:t>
      </w:r>
      <w:r w:rsidR="0095714C">
        <w:rPr>
          <w:rFonts w:ascii="Times New Roman" w:hAnsi="Times New Roman" w:cs="Times New Roman"/>
          <w:sz w:val="24"/>
          <w:szCs w:val="24"/>
        </w:rPr>
        <w:t>pode</w:t>
      </w:r>
      <w:r>
        <w:rPr>
          <w:rFonts w:ascii="Times New Roman" w:hAnsi="Times New Roman" w:cs="Times New Roman"/>
          <w:sz w:val="24"/>
          <w:szCs w:val="24"/>
        </w:rPr>
        <w:t xml:space="preserve"> </w:t>
      </w:r>
      <w:r w:rsidR="00806971">
        <w:rPr>
          <w:rFonts w:ascii="Times New Roman" w:hAnsi="Times New Roman" w:cs="Times New Roman"/>
          <w:sz w:val="24"/>
          <w:szCs w:val="24"/>
        </w:rPr>
        <w:t>encontrar padrões e descartar anomalias da série.</w:t>
      </w:r>
      <w:r>
        <w:rPr>
          <w:rFonts w:ascii="Times New Roman" w:hAnsi="Times New Roman" w:cs="Times New Roman"/>
          <w:sz w:val="24"/>
          <w:szCs w:val="24"/>
        </w:rPr>
        <w:t xml:space="preserve"> </w:t>
      </w:r>
      <w:r w:rsidR="0067755C">
        <w:rPr>
          <w:rFonts w:ascii="Times New Roman" w:hAnsi="Times New Roman" w:cs="Times New Roman"/>
          <w:sz w:val="24"/>
          <w:szCs w:val="24"/>
        </w:rPr>
        <w:t xml:space="preserve">Este </w:t>
      </w:r>
      <w:r w:rsidR="009A7292">
        <w:rPr>
          <w:rFonts w:ascii="Times New Roman" w:hAnsi="Times New Roman" w:cs="Times New Roman"/>
          <w:sz w:val="24"/>
          <w:szCs w:val="24"/>
        </w:rPr>
        <w:t>comportamento</w:t>
      </w:r>
      <w:r w:rsidR="0067755C">
        <w:rPr>
          <w:rFonts w:ascii="Times New Roman" w:hAnsi="Times New Roman" w:cs="Times New Roman"/>
          <w:sz w:val="24"/>
          <w:szCs w:val="24"/>
        </w:rPr>
        <w:t xml:space="preserve"> é importante justamente para descartar ruídos presentes em qualquer série temporal sem a necessidade da aplicação de </w:t>
      </w:r>
      <w:r w:rsidR="009A7292">
        <w:rPr>
          <w:rFonts w:ascii="Times New Roman" w:hAnsi="Times New Roman" w:cs="Times New Roman"/>
          <w:sz w:val="24"/>
          <w:szCs w:val="24"/>
        </w:rPr>
        <w:t xml:space="preserve">outros algoritmos de pré-processamento e por já garantir um bom resultado. </w:t>
      </w:r>
      <w:r w:rsidR="00806971">
        <w:rPr>
          <w:rFonts w:ascii="Times New Roman" w:hAnsi="Times New Roman" w:cs="Times New Roman"/>
          <w:sz w:val="24"/>
          <w:szCs w:val="24"/>
        </w:rPr>
        <w:t xml:space="preserve">Já a classe “Perdas </w:t>
      </w:r>
      <w:proofErr w:type="spellStart"/>
      <w:r w:rsidR="00806971">
        <w:rPr>
          <w:rFonts w:ascii="Times New Roman" w:hAnsi="Times New Roman" w:cs="Times New Roman"/>
          <w:sz w:val="24"/>
          <w:szCs w:val="24"/>
        </w:rPr>
        <w:t>Landtrendr</w:t>
      </w:r>
      <w:proofErr w:type="spellEnd"/>
      <w:r w:rsidR="00806971">
        <w:rPr>
          <w:rFonts w:ascii="Times New Roman" w:hAnsi="Times New Roman" w:cs="Times New Roman"/>
          <w:sz w:val="24"/>
          <w:szCs w:val="24"/>
        </w:rPr>
        <w:t xml:space="preserve">” foi fortemente influenciada pelo resultado do algoritmo </w:t>
      </w:r>
      <w:proofErr w:type="spellStart"/>
      <w:r w:rsidR="00806971">
        <w:rPr>
          <w:rFonts w:ascii="Times New Roman" w:hAnsi="Times New Roman" w:cs="Times New Roman"/>
          <w:sz w:val="24"/>
          <w:szCs w:val="24"/>
        </w:rPr>
        <w:t>Landtrendr</w:t>
      </w:r>
      <w:proofErr w:type="spellEnd"/>
      <w:r w:rsidR="00806971">
        <w:rPr>
          <w:rFonts w:ascii="Times New Roman" w:hAnsi="Times New Roman" w:cs="Times New Roman"/>
          <w:sz w:val="24"/>
          <w:szCs w:val="24"/>
        </w:rPr>
        <w:t xml:space="preserve"> que já tinha detectado </w:t>
      </w:r>
      <w:r w:rsidR="0095714C">
        <w:rPr>
          <w:rFonts w:ascii="Times New Roman" w:hAnsi="Times New Roman" w:cs="Times New Roman"/>
          <w:sz w:val="24"/>
          <w:szCs w:val="24"/>
        </w:rPr>
        <w:t xml:space="preserve">os </w:t>
      </w:r>
      <w:r w:rsidR="00806971">
        <w:rPr>
          <w:rFonts w:ascii="Times New Roman" w:hAnsi="Times New Roman" w:cs="Times New Roman"/>
          <w:sz w:val="24"/>
          <w:szCs w:val="24"/>
        </w:rPr>
        <w:t>padrões de perda (</w:t>
      </w:r>
      <w:proofErr w:type="spellStart"/>
      <w:r w:rsidR="00806971">
        <w:rPr>
          <w:rFonts w:ascii="Times New Roman" w:hAnsi="Times New Roman" w:cs="Times New Roman"/>
          <w:i/>
          <w:iCs/>
          <w:sz w:val="24"/>
          <w:szCs w:val="24"/>
        </w:rPr>
        <w:t>loss</w:t>
      </w:r>
      <w:proofErr w:type="spellEnd"/>
      <w:r w:rsidR="00806971">
        <w:rPr>
          <w:rFonts w:ascii="Times New Roman" w:hAnsi="Times New Roman" w:cs="Times New Roman"/>
          <w:sz w:val="24"/>
          <w:szCs w:val="24"/>
        </w:rPr>
        <w:t>) anteriormente.</w:t>
      </w:r>
      <w:r w:rsidR="0095714C">
        <w:rPr>
          <w:rFonts w:ascii="Times New Roman" w:hAnsi="Times New Roman" w:cs="Times New Roman"/>
          <w:sz w:val="24"/>
          <w:szCs w:val="24"/>
        </w:rPr>
        <w:t xml:space="preserve"> Ou seja, é importante garantir que o resultado do algoritmo de detecção de mudanças seja o melhor possível modificando seus parâmetros de acordo com a área de estudo.</w:t>
      </w:r>
      <w:r w:rsidR="00806971">
        <w:rPr>
          <w:rFonts w:ascii="Times New Roman" w:hAnsi="Times New Roman" w:cs="Times New Roman"/>
          <w:sz w:val="24"/>
          <w:szCs w:val="24"/>
        </w:rPr>
        <w:t xml:space="preserve"> Por fim</w:t>
      </w:r>
      <w:r w:rsidR="0095714C">
        <w:rPr>
          <w:rFonts w:ascii="Times New Roman" w:hAnsi="Times New Roman" w:cs="Times New Roman"/>
          <w:sz w:val="24"/>
          <w:szCs w:val="24"/>
        </w:rPr>
        <w:t>,</w:t>
      </w:r>
      <w:r w:rsidR="00806971">
        <w:rPr>
          <w:rFonts w:ascii="Times New Roman" w:hAnsi="Times New Roman" w:cs="Times New Roman"/>
          <w:sz w:val="24"/>
          <w:szCs w:val="24"/>
        </w:rPr>
        <w:t xml:space="preserve"> a classe “Outros” representa todas as outras classes presentes na bacia e que foram agregadas para não gerar confusão com os objetivos d</w:t>
      </w:r>
      <w:r w:rsidR="0095714C">
        <w:rPr>
          <w:rFonts w:ascii="Times New Roman" w:hAnsi="Times New Roman" w:cs="Times New Roman"/>
          <w:sz w:val="24"/>
          <w:szCs w:val="24"/>
        </w:rPr>
        <w:t>o</w:t>
      </w:r>
      <w:r w:rsidR="00806971">
        <w:rPr>
          <w:rFonts w:ascii="Times New Roman" w:hAnsi="Times New Roman" w:cs="Times New Roman"/>
          <w:sz w:val="24"/>
          <w:szCs w:val="24"/>
        </w:rPr>
        <w:t xml:space="preserve"> mapeamento. O resultado da classificação final foi bastante </w:t>
      </w:r>
      <w:r w:rsidR="00C5777B">
        <w:rPr>
          <w:rFonts w:ascii="Times New Roman" w:hAnsi="Times New Roman" w:cs="Times New Roman"/>
          <w:sz w:val="24"/>
          <w:szCs w:val="24"/>
        </w:rPr>
        <w:t>satisfatório</w:t>
      </w:r>
      <w:r w:rsidR="00806971">
        <w:rPr>
          <w:rFonts w:ascii="Times New Roman" w:hAnsi="Times New Roman" w:cs="Times New Roman"/>
          <w:sz w:val="24"/>
          <w:szCs w:val="24"/>
        </w:rPr>
        <w:t>, apresentando um padrão espacial das classes esperado para a área de estudo.</w:t>
      </w:r>
    </w:p>
    <w:p w14:paraId="11CBB5E8" w14:textId="789C02C4" w:rsidR="00262916" w:rsidRPr="000F7D22" w:rsidRDefault="0095714C" w:rsidP="002629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No entanto, a</w:t>
      </w:r>
      <w:r w:rsidR="00262916" w:rsidRPr="000F7D22">
        <w:rPr>
          <w:rFonts w:ascii="Times New Roman" w:hAnsi="Times New Roman" w:cs="Times New Roman"/>
          <w:sz w:val="24"/>
          <w:szCs w:val="24"/>
        </w:rPr>
        <w:t xml:space="preserve">lém da classificação gerada, uma nova imagem teve de ser criada para a comparação entre o resultado obtido pelo </w:t>
      </w:r>
      <w:r w:rsidR="00262916" w:rsidRPr="007C5EAB">
        <w:rPr>
          <w:rFonts w:ascii="Times New Roman" w:hAnsi="Times New Roman" w:cs="Times New Roman"/>
          <w:i/>
          <w:iCs/>
          <w:sz w:val="24"/>
          <w:szCs w:val="24"/>
        </w:rPr>
        <w:t>Random Forest</w:t>
      </w:r>
      <w:r w:rsidR="00262916" w:rsidRPr="000F7D22">
        <w:rPr>
          <w:rFonts w:ascii="Times New Roman" w:hAnsi="Times New Roman" w:cs="Times New Roman"/>
          <w:sz w:val="24"/>
          <w:szCs w:val="24"/>
        </w:rPr>
        <w:t xml:space="preserve"> e a imagem binária utilizando somente dados do Mapbiomas. A nova imagem foi criada somando-se a camada de florestas invariantes com todos os anos do Mapbiomas com a versão </w:t>
      </w:r>
      <w:proofErr w:type="spellStart"/>
      <w:r w:rsidR="00262916" w:rsidRPr="000F7D22">
        <w:rPr>
          <w:rFonts w:ascii="Times New Roman" w:hAnsi="Times New Roman" w:cs="Times New Roman"/>
          <w:sz w:val="24"/>
          <w:szCs w:val="24"/>
        </w:rPr>
        <w:t>binarizada</w:t>
      </w:r>
      <w:proofErr w:type="spellEnd"/>
      <w:r w:rsidR="00262916" w:rsidRPr="000F7D22">
        <w:rPr>
          <w:rFonts w:ascii="Times New Roman" w:hAnsi="Times New Roman" w:cs="Times New Roman"/>
          <w:sz w:val="24"/>
          <w:szCs w:val="24"/>
        </w:rPr>
        <w:t xml:space="preserve"> do resultado final (florestas invariantes - outros).</w:t>
      </w:r>
    </w:p>
    <w:p w14:paraId="4F0E2FEA" w14:textId="22465E94"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Com essa imagem fusionada pode se notar que grande parte dos pixels (469,8km</w:t>
      </w:r>
      <w:r w:rsidRPr="000F7D22">
        <w:rPr>
          <w:rFonts w:ascii="Times New Roman" w:hAnsi="Times New Roman" w:cs="Times New Roman"/>
          <w:sz w:val="24"/>
          <w:szCs w:val="24"/>
          <w:vertAlign w:val="superscript"/>
        </w:rPr>
        <w:t>2</w:t>
      </w:r>
      <w:r w:rsidR="006242EE">
        <w:rPr>
          <w:rFonts w:ascii="Times New Roman" w:hAnsi="Times New Roman" w:cs="Times New Roman"/>
          <w:sz w:val="24"/>
          <w:szCs w:val="24"/>
        </w:rPr>
        <w:t xml:space="preserve"> ou 76,9% da área mapeada</w:t>
      </w:r>
      <w:r w:rsidRPr="000F7D22">
        <w:rPr>
          <w:rFonts w:ascii="Times New Roman" w:hAnsi="Times New Roman" w:cs="Times New Roman"/>
          <w:sz w:val="24"/>
          <w:szCs w:val="24"/>
        </w:rPr>
        <w:t xml:space="preserve">) foram classificados como floresta invariante tanto pelo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como pelo Mapbiomas. No entanto, diferenças como áreas onde somente 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classificou como floresta (22,7km</w:t>
      </w:r>
      <w:r w:rsidRPr="000F7D22">
        <w:rPr>
          <w:rFonts w:ascii="Times New Roman" w:hAnsi="Times New Roman" w:cs="Times New Roman"/>
          <w:sz w:val="24"/>
          <w:szCs w:val="24"/>
          <w:vertAlign w:val="superscript"/>
        </w:rPr>
        <w:t>2</w:t>
      </w:r>
      <w:r w:rsidR="006242EE">
        <w:rPr>
          <w:rFonts w:ascii="Times New Roman" w:hAnsi="Times New Roman" w:cs="Times New Roman"/>
          <w:sz w:val="24"/>
          <w:szCs w:val="24"/>
          <w:vertAlign w:val="superscript"/>
        </w:rPr>
        <w:t xml:space="preserve"> </w:t>
      </w:r>
      <w:r w:rsidR="006242EE">
        <w:rPr>
          <w:rFonts w:ascii="Times New Roman" w:hAnsi="Times New Roman" w:cs="Times New Roman"/>
          <w:sz w:val="24"/>
          <w:szCs w:val="24"/>
        </w:rPr>
        <w:t>ou 3,8% da área mapeada</w:t>
      </w:r>
      <w:r w:rsidRPr="000F7D22">
        <w:rPr>
          <w:rFonts w:ascii="Times New Roman" w:hAnsi="Times New Roman" w:cs="Times New Roman"/>
          <w:sz w:val="24"/>
          <w:szCs w:val="24"/>
        </w:rPr>
        <w:t>) e onde somente o Mapbiomas classificou como floresta (52,7km</w:t>
      </w:r>
      <w:r w:rsidRPr="000F7D22">
        <w:rPr>
          <w:rFonts w:ascii="Times New Roman" w:hAnsi="Times New Roman" w:cs="Times New Roman"/>
          <w:sz w:val="24"/>
          <w:szCs w:val="24"/>
          <w:vertAlign w:val="superscript"/>
        </w:rPr>
        <w:t>2</w:t>
      </w:r>
      <w:r w:rsidR="006242EE">
        <w:rPr>
          <w:rFonts w:ascii="Times New Roman" w:hAnsi="Times New Roman" w:cs="Times New Roman"/>
          <w:sz w:val="24"/>
          <w:szCs w:val="24"/>
          <w:vertAlign w:val="superscript"/>
        </w:rPr>
        <w:t xml:space="preserve"> </w:t>
      </w:r>
      <w:r w:rsidR="006242EE">
        <w:rPr>
          <w:rFonts w:ascii="Times New Roman" w:hAnsi="Times New Roman" w:cs="Times New Roman"/>
          <w:sz w:val="24"/>
          <w:szCs w:val="24"/>
        </w:rPr>
        <w:t>ou 8,7% da área mapeada</w:t>
      </w:r>
      <w:r w:rsidRPr="000F7D22">
        <w:rPr>
          <w:rFonts w:ascii="Times New Roman" w:hAnsi="Times New Roman" w:cs="Times New Roman"/>
          <w:sz w:val="24"/>
          <w:szCs w:val="24"/>
        </w:rPr>
        <w:t>) também foram detectadas.</w:t>
      </w:r>
      <w:r w:rsidR="00604BF8">
        <w:rPr>
          <w:rFonts w:ascii="Times New Roman" w:hAnsi="Times New Roman" w:cs="Times New Roman"/>
          <w:sz w:val="24"/>
          <w:szCs w:val="24"/>
        </w:rPr>
        <w:t xml:space="preserve"> Os outros 10,8% de área restantes foram excluídos da análise por não serem áreas de interesse.</w:t>
      </w:r>
    </w:p>
    <w:p w14:paraId="6E510B68" w14:textId="76DA14DF"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Para entender melhor a qualidade de cada resultado, foram feitos alguns testes estatísticos. Primeiramente, foram selecionadas duas mil amostras aleatórias de três </w:t>
      </w:r>
      <w:r w:rsidRPr="000F7D22">
        <w:rPr>
          <w:rFonts w:ascii="Times New Roman" w:hAnsi="Times New Roman" w:cs="Times New Roman"/>
          <w:sz w:val="24"/>
          <w:szCs w:val="24"/>
        </w:rPr>
        <w:lastRenderedPageBreak/>
        <w:t xml:space="preserve">classes: Áreas que foram classificadas como floresta pelos dois mapeamentos (FOR), áreas que foram classificadas como floresta apenas pelo Random Forest (RF) e áreas que foram classificadas como floresta apenas pelo Mapbiomas (MB). Um teste de análise de variância (ANOVA) foi realizado para entender se os valores encontrados por cada amostra eram estatisticamente similares. O valor-p obtido pela ANOVA foi de 0,0116, o que mostrava uma diferença significativa entre as amostras considerando um limiar de valor-p de 0,05. Sendo assim, buscou-se então realizar um teste entre cada uma das amostras utilizando o teste de </w:t>
      </w:r>
      <w:proofErr w:type="spellStart"/>
      <w:r w:rsidRPr="000F7D22">
        <w:rPr>
          <w:rFonts w:ascii="Times New Roman" w:hAnsi="Times New Roman" w:cs="Times New Roman"/>
          <w:sz w:val="24"/>
          <w:szCs w:val="24"/>
        </w:rPr>
        <w:t>Tukey</w:t>
      </w:r>
      <w:proofErr w:type="spellEnd"/>
      <w:r>
        <w:rPr>
          <w:rFonts w:ascii="Times New Roman" w:hAnsi="Times New Roman" w:cs="Times New Roman"/>
          <w:sz w:val="24"/>
          <w:szCs w:val="24"/>
        </w:rPr>
        <w:t xml:space="preserve"> (1949)</w:t>
      </w:r>
      <w:r w:rsidRPr="000F7D22">
        <w:rPr>
          <w:rFonts w:ascii="Times New Roman" w:hAnsi="Times New Roman" w:cs="Times New Roman"/>
          <w:sz w:val="24"/>
          <w:szCs w:val="24"/>
        </w:rPr>
        <w:t>. Os resultados são os apresentados na Tabela 2:</w:t>
      </w:r>
    </w:p>
    <w:p w14:paraId="362F8819" w14:textId="77777777" w:rsidR="00262916" w:rsidRPr="000F7D22" w:rsidRDefault="00262916" w:rsidP="00262916">
      <w:pPr>
        <w:spacing w:line="360" w:lineRule="auto"/>
        <w:jc w:val="center"/>
        <w:rPr>
          <w:rFonts w:ascii="Times New Roman" w:hAnsi="Times New Roman" w:cs="Times New Roman"/>
          <w:b/>
          <w:sz w:val="24"/>
          <w:szCs w:val="24"/>
        </w:rPr>
      </w:pPr>
    </w:p>
    <w:p w14:paraId="5884EF89" w14:textId="77777777" w:rsidR="00262916" w:rsidRDefault="00262916" w:rsidP="0026291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0F7D22">
        <w:rPr>
          <w:rFonts w:ascii="Times New Roman" w:hAnsi="Times New Roman" w:cs="Times New Roman"/>
          <w:b/>
          <w:sz w:val="24"/>
          <w:szCs w:val="24"/>
        </w:rPr>
        <w:t>TABELA 2</w:t>
      </w:r>
      <w:r>
        <w:rPr>
          <w:rFonts w:ascii="Times New Roman" w:hAnsi="Times New Roman" w:cs="Times New Roman"/>
          <w:b/>
          <w:sz w:val="24"/>
          <w:szCs w:val="24"/>
        </w:rPr>
        <w:t xml:space="preserve"> –</w:t>
      </w:r>
    </w:p>
    <w:p w14:paraId="7EE64D68" w14:textId="77777777" w:rsidR="00262916" w:rsidRPr="00A71030" w:rsidRDefault="00262916" w:rsidP="00262916">
      <w:pPr>
        <w:spacing w:line="360" w:lineRule="auto"/>
        <w:jc w:val="center"/>
        <w:rPr>
          <w:rFonts w:ascii="Times New Roman" w:hAnsi="Times New Roman" w:cs="Times New Roman"/>
          <w:b/>
          <w:sz w:val="24"/>
          <w:szCs w:val="24"/>
        </w:rPr>
      </w:pPr>
    </w:p>
    <w:p w14:paraId="64348B89" w14:textId="2AD20E6B"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Os resultados foram </w:t>
      </w:r>
      <w:r w:rsidR="008B129A">
        <w:rPr>
          <w:rFonts w:ascii="Times New Roman" w:hAnsi="Times New Roman" w:cs="Times New Roman"/>
          <w:sz w:val="24"/>
          <w:szCs w:val="24"/>
        </w:rPr>
        <w:t xml:space="preserve">considerados </w:t>
      </w:r>
      <w:r w:rsidRPr="000F7D22">
        <w:rPr>
          <w:rFonts w:ascii="Times New Roman" w:hAnsi="Times New Roman" w:cs="Times New Roman"/>
          <w:sz w:val="24"/>
          <w:szCs w:val="24"/>
        </w:rPr>
        <w:t xml:space="preserve">promissores. Segundo o teste de </w:t>
      </w:r>
      <w:proofErr w:type="spellStart"/>
      <w:r w:rsidRPr="000F7D22">
        <w:rPr>
          <w:rFonts w:ascii="Times New Roman" w:hAnsi="Times New Roman" w:cs="Times New Roman"/>
          <w:sz w:val="24"/>
          <w:szCs w:val="24"/>
        </w:rPr>
        <w:t>Tukey</w:t>
      </w:r>
      <w:proofErr w:type="spellEnd"/>
      <w:r w:rsidRPr="000F7D22">
        <w:rPr>
          <w:rFonts w:ascii="Times New Roman" w:hAnsi="Times New Roman" w:cs="Times New Roman"/>
          <w:sz w:val="24"/>
          <w:szCs w:val="24"/>
        </w:rPr>
        <w:t>, ao mesmo tempo em que as amostras que somente o Mapbiomas mapeou como floresta invariante são significativamente diferentes das que ambos os mapeamentos mapearam como floresta invariante</w:t>
      </w:r>
      <w:r>
        <w:rPr>
          <w:rFonts w:ascii="Times New Roman" w:hAnsi="Times New Roman" w:cs="Times New Roman"/>
          <w:sz w:val="24"/>
          <w:szCs w:val="24"/>
        </w:rPr>
        <w:t>. Já</w:t>
      </w:r>
      <w:r w:rsidRPr="000F7D22">
        <w:rPr>
          <w:rFonts w:ascii="Times New Roman" w:hAnsi="Times New Roman" w:cs="Times New Roman"/>
          <w:sz w:val="24"/>
          <w:szCs w:val="24"/>
        </w:rPr>
        <w:t xml:space="preserve"> as amostras do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w:t>
      </w:r>
      <w:r>
        <w:rPr>
          <w:rFonts w:ascii="Times New Roman" w:hAnsi="Times New Roman" w:cs="Times New Roman"/>
          <w:sz w:val="24"/>
          <w:szCs w:val="24"/>
        </w:rPr>
        <w:t xml:space="preserve">que </w:t>
      </w:r>
      <w:r w:rsidRPr="000F7D22">
        <w:rPr>
          <w:rFonts w:ascii="Times New Roman" w:hAnsi="Times New Roman" w:cs="Times New Roman"/>
          <w:sz w:val="24"/>
          <w:szCs w:val="24"/>
        </w:rPr>
        <w:t>são diferente das do Mapbiomas, quando comparadas com as mapeadas por ambos</w:t>
      </w:r>
      <w:r>
        <w:rPr>
          <w:rFonts w:ascii="Times New Roman" w:hAnsi="Times New Roman" w:cs="Times New Roman"/>
          <w:sz w:val="24"/>
          <w:szCs w:val="24"/>
        </w:rPr>
        <w:t>,</w:t>
      </w:r>
      <w:r w:rsidRPr="000F7D22">
        <w:rPr>
          <w:rFonts w:ascii="Times New Roman" w:hAnsi="Times New Roman" w:cs="Times New Roman"/>
          <w:sz w:val="24"/>
          <w:szCs w:val="24"/>
        </w:rPr>
        <w:t xml:space="preserve"> são estatisticamente similares.</w:t>
      </w:r>
    </w:p>
    <w:p w14:paraId="4ED9F13E"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Este resultado mostra que a classificação feita pela metodologia proposta apresenta um resultado possivelmente superior a obtida utilizando somente as camadas do Mapbiomas. No entanto, ainda seria preciso saber o quanto de erro associado poderia existir</w:t>
      </w:r>
      <w:r>
        <w:rPr>
          <w:rFonts w:ascii="Times New Roman" w:hAnsi="Times New Roman" w:cs="Times New Roman"/>
          <w:sz w:val="24"/>
          <w:szCs w:val="24"/>
        </w:rPr>
        <w:t>,</w:t>
      </w:r>
      <w:r w:rsidRPr="000F7D22">
        <w:rPr>
          <w:rFonts w:ascii="Times New Roman" w:hAnsi="Times New Roman" w:cs="Times New Roman"/>
          <w:sz w:val="24"/>
          <w:szCs w:val="24"/>
        </w:rPr>
        <w:t xml:space="preserve"> não </w:t>
      </w:r>
      <w:r>
        <w:rPr>
          <w:rFonts w:ascii="Times New Roman" w:hAnsi="Times New Roman" w:cs="Times New Roman"/>
          <w:sz w:val="24"/>
          <w:szCs w:val="24"/>
        </w:rPr>
        <w:t>apenas</w:t>
      </w:r>
      <w:r w:rsidRPr="000F7D22">
        <w:rPr>
          <w:rFonts w:ascii="Times New Roman" w:hAnsi="Times New Roman" w:cs="Times New Roman"/>
          <w:sz w:val="24"/>
          <w:szCs w:val="24"/>
        </w:rPr>
        <w:t xml:space="preserve"> nas áreas mapeadas pelo </w:t>
      </w:r>
      <w:proofErr w:type="spellStart"/>
      <w:r w:rsidRPr="000F7D22">
        <w:rPr>
          <w:rFonts w:ascii="Times New Roman" w:hAnsi="Times New Roman" w:cs="Times New Roman"/>
          <w:sz w:val="24"/>
          <w:szCs w:val="24"/>
        </w:rPr>
        <w:t>Mapbiomas</w:t>
      </w:r>
      <w:proofErr w:type="spellEnd"/>
      <w:r w:rsidRPr="000F7D22">
        <w:rPr>
          <w:rFonts w:ascii="Times New Roman" w:hAnsi="Times New Roman" w:cs="Times New Roman"/>
          <w:sz w:val="24"/>
          <w:szCs w:val="24"/>
        </w:rPr>
        <w:t xml:space="preserve"> </w:t>
      </w:r>
      <w:r>
        <w:rPr>
          <w:rFonts w:ascii="Times New Roman" w:hAnsi="Times New Roman" w:cs="Times New Roman"/>
          <w:sz w:val="24"/>
          <w:szCs w:val="24"/>
        </w:rPr>
        <w:t>ou</w:t>
      </w:r>
      <w:r w:rsidRPr="000F7D22">
        <w:rPr>
          <w:rFonts w:ascii="Times New Roman" w:hAnsi="Times New Roman" w:cs="Times New Roman"/>
          <w:sz w:val="24"/>
          <w:szCs w:val="24"/>
        </w:rPr>
        <w:t xml:space="preserve"> pelo </w:t>
      </w:r>
      <w:proofErr w:type="spellStart"/>
      <w:r w:rsidRPr="007C5EAB">
        <w:rPr>
          <w:rFonts w:ascii="Times New Roman" w:hAnsi="Times New Roman" w:cs="Times New Roman"/>
          <w:i/>
          <w:iCs/>
          <w:sz w:val="24"/>
          <w:szCs w:val="24"/>
        </w:rPr>
        <w:t>Random</w:t>
      </w:r>
      <w:proofErr w:type="spellEnd"/>
      <w:r w:rsidRPr="007C5EAB">
        <w:rPr>
          <w:rFonts w:ascii="Times New Roman" w:hAnsi="Times New Roman" w:cs="Times New Roman"/>
          <w:i/>
          <w:iCs/>
          <w:sz w:val="24"/>
          <w:szCs w:val="24"/>
        </w:rPr>
        <w:t xml:space="preserve"> Forest</w:t>
      </w:r>
      <w:r w:rsidRPr="000F7D22">
        <w:rPr>
          <w:rFonts w:ascii="Times New Roman" w:hAnsi="Times New Roman" w:cs="Times New Roman"/>
          <w:sz w:val="24"/>
          <w:szCs w:val="24"/>
        </w:rPr>
        <w:t>, mas também na</w:t>
      </w:r>
      <w:r>
        <w:rPr>
          <w:rFonts w:ascii="Times New Roman" w:hAnsi="Times New Roman" w:cs="Times New Roman"/>
          <w:sz w:val="24"/>
          <w:szCs w:val="24"/>
        </w:rPr>
        <w:t>s áreas em</w:t>
      </w:r>
      <w:r w:rsidRPr="000F7D22">
        <w:rPr>
          <w:rFonts w:ascii="Times New Roman" w:hAnsi="Times New Roman" w:cs="Times New Roman"/>
          <w:sz w:val="24"/>
          <w:szCs w:val="24"/>
        </w:rPr>
        <w:t xml:space="preserve"> que ambos </w:t>
      </w:r>
      <w:r>
        <w:rPr>
          <w:rFonts w:ascii="Times New Roman" w:hAnsi="Times New Roman" w:cs="Times New Roman"/>
          <w:sz w:val="24"/>
          <w:szCs w:val="24"/>
        </w:rPr>
        <w:t>obtiveram</w:t>
      </w:r>
      <w:r w:rsidRPr="000F7D22">
        <w:rPr>
          <w:rFonts w:ascii="Times New Roman" w:hAnsi="Times New Roman" w:cs="Times New Roman"/>
          <w:sz w:val="24"/>
          <w:szCs w:val="24"/>
        </w:rPr>
        <w:t xml:space="preserve"> o mesmo resultado.</w:t>
      </w:r>
    </w:p>
    <w:p w14:paraId="1A08B5A3" w14:textId="70619D4E"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Para este processo de validação final utilizamos a ferramenta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(COHEN et al., 2010). Diferente do processo de validação comum nos mapeamentos de apenas uma ou poucas datas, a validação de séries temporais densas necessita de ferramentas especiais como 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que apesar de ter utilização ainda consideravelmente complexa, é uma das únicas ferramentas existentes que realizam esse tipo de validação. </w:t>
      </w:r>
    </w:p>
    <w:p w14:paraId="5B2CE716"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funciona de forma integrada com o GEE e também necessita do software Access da Microsoft para armazenar as coordenadas de cada ponto a ser validado. A validação do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é feita de forma visual através da interface gráfica do programa.</w:t>
      </w:r>
    </w:p>
    <w:p w14:paraId="64AA0BA9" w14:textId="36A0EE54" w:rsidR="00262916" w:rsidRPr="00806AB5" w:rsidRDefault="00262916" w:rsidP="006C1474">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Foram coletados para a etapa de validação no </w:t>
      </w:r>
      <w:proofErr w:type="spellStart"/>
      <w:r w:rsidRPr="000F7D22">
        <w:rPr>
          <w:rFonts w:ascii="Times New Roman" w:hAnsi="Times New Roman" w:cs="Times New Roman"/>
          <w:sz w:val="24"/>
          <w:szCs w:val="24"/>
        </w:rPr>
        <w:t>TimeSync</w:t>
      </w:r>
      <w:proofErr w:type="spellEnd"/>
      <w:r w:rsidRPr="000F7D22">
        <w:rPr>
          <w:rFonts w:ascii="Times New Roman" w:hAnsi="Times New Roman" w:cs="Times New Roman"/>
          <w:sz w:val="24"/>
          <w:szCs w:val="24"/>
        </w:rPr>
        <w:t xml:space="preserve"> trezentos pontos para cada uma das classes. Os pixels mapeados apenas pelo Mapbiomas tiveram uma taxa de </w:t>
      </w:r>
      <w:r w:rsidRPr="000F7D22">
        <w:rPr>
          <w:rFonts w:ascii="Times New Roman" w:hAnsi="Times New Roman" w:cs="Times New Roman"/>
          <w:sz w:val="24"/>
          <w:szCs w:val="24"/>
        </w:rPr>
        <w:lastRenderedPageBreak/>
        <w:t xml:space="preserve">acerto de 55%, enquanto os pixels mapeados pelo </w:t>
      </w:r>
      <w:r w:rsidRPr="007C5EAB">
        <w:rPr>
          <w:rFonts w:ascii="Times New Roman" w:hAnsi="Times New Roman" w:cs="Times New Roman"/>
          <w:i/>
          <w:iCs/>
          <w:sz w:val="24"/>
          <w:szCs w:val="24"/>
        </w:rPr>
        <w:t>Random Forest</w:t>
      </w:r>
      <w:r w:rsidRPr="000F7D22">
        <w:rPr>
          <w:rFonts w:ascii="Times New Roman" w:hAnsi="Times New Roman" w:cs="Times New Roman"/>
          <w:sz w:val="24"/>
          <w:szCs w:val="24"/>
        </w:rPr>
        <w:t xml:space="preserve"> tiveram uma taxa de acerto de 76%. Já os pixels mapeados por ambos tiveram um acerto de 97%. Logo após, um último teste foi realizado considerando outras trezentas amostras do mapa final gerado pela nova metodologia, mas considerando apenas os pixels que foram classificados como floresta invariante, resultado em uma taxa de acerto final de 91,7%. </w:t>
      </w:r>
      <w:r w:rsidR="006C1474" w:rsidRPr="006C1474">
        <w:rPr>
          <w:rFonts w:ascii="Times New Roman" w:hAnsi="Times New Roman" w:cs="Times New Roman"/>
          <w:sz w:val="24"/>
          <w:szCs w:val="24"/>
        </w:rPr>
        <w:t>Todos os resultados, amostras, imagens, arquivos vetoriais, códigos e materiais para</w:t>
      </w:r>
      <w:r w:rsidR="006C1474">
        <w:rPr>
          <w:rFonts w:ascii="Times New Roman" w:hAnsi="Times New Roman" w:cs="Times New Roman"/>
          <w:sz w:val="24"/>
          <w:szCs w:val="24"/>
        </w:rPr>
        <w:t xml:space="preserve"> </w:t>
      </w:r>
      <w:r w:rsidR="006C1474" w:rsidRPr="006C1474">
        <w:rPr>
          <w:rFonts w:ascii="Times New Roman" w:hAnsi="Times New Roman" w:cs="Times New Roman"/>
          <w:sz w:val="24"/>
          <w:szCs w:val="24"/>
        </w:rPr>
        <w:t>validação utilizados neste trabalho estão disponíveis para visualização e possível replicação</w:t>
      </w:r>
      <w:r w:rsidR="006C1474">
        <w:rPr>
          <w:rFonts w:ascii="Times New Roman" w:hAnsi="Times New Roman" w:cs="Times New Roman"/>
          <w:sz w:val="24"/>
          <w:szCs w:val="24"/>
        </w:rPr>
        <w:t xml:space="preserve"> </w:t>
      </w:r>
      <w:r w:rsidR="006C1474" w:rsidRPr="006C1474">
        <w:rPr>
          <w:rFonts w:ascii="Times New Roman" w:hAnsi="Times New Roman" w:cs="Times New Roman"/>
          <w:sz w:val="24"/>
          <w:szCs w:val="24"/>
        </w:rPr>
        <w:t xml:space="preserve">através deste link: </w:t>
      </w:r>
      <w:r w:rsidR="00C463CD" w:rsidRPr="00C463CD">
        <w:rPr>
          <w:rFonts w:ascii="Verdana" w:hAnsi="Verdana"/>
          <w:color w:val="000000"/>
          <w:sz w:val="19"/>
          <w:szCs w:val="19"/>
          <w:shd w:val="clear" w:color="auto" w:fill="FFFFFF"/>
        </w:rPr>
        <w:t>https://github.com/sacridini/florestas_invariantes_random_forest</w:t>
      </w:r>
      <w:r w:rsidR="006C1474" w:rsidRPr="006C1474">
        <w:rPr>
          <w:rFonts w:ascii="Times New Roman" w:hAnsi="Times New Roman" w:cs="Times New Roman"/>
          <w:sz w:val="24"/>
          <w:szCs w:val="24"/>
        </w:rPr>
        <w:t>.</w:t>
      </w:r>
    </w:p>
    <w:p w14:paraId="6A8E35F9" w14:textId="77777777" w:rsidR="00262916" w:rsidRPr="000F7D22" w:rsidRDefault="00262916" w:rsidP="00262916">
      <w:pPr>
        <w:spacing w:line="360" w:lineRule="auto"/>
        <w:jc w:val="both"/>
        <w:rPr>
          <w:rFonts w:ascii="Times New Roman" w:hAnsi="Times New Roman" w:cs="Times New Roman"/>
          <w:sz w:val="24"/>
          <w:szCs w:val="24"/>
        </w:rPr>
      </w:pPr>
    </w:p>
    <w:p w14:paraId="6CB97AA7"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Conclusões</w:t>
      </w:r>
    </w:p>
    <w:p w14:paraId="22A359C6" w14:textId="5BAEB5A5"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Através dos testes realizados neste trabalho podemos verificar que a metodologia proposta apresentou </w:t>
      </w:r>
      <w:r>
        <w:rPr>
          <w:rFonts w:ascii="Times New Roman" w:hAnsi="Times New Roman" w:cs="Times New Roman"/>
          <w:sz w:val="24"/>
          <w:szCs w:val="24"/>
        </w:rPr>
        <w:t>melhor desempenho se</w:t>
      </w:r>
      <w:r w:rsidRPr="000F7D22">
        <w:rPr>
          <w:rFonts w:ascii="Times New Roman" w:hAnsi="Times New Roman" w:cs="Times New Roman"/>
          <w:sz w:val="24"/>
          <w:szCs w:val="24"/>
        </w:rPr>
        <w:t xml:space="preserve"> comparada </w:t>
      </w:r>
      <w:r>
        <w:rPr>
          <w:rFonts w:ascii="Times New Roman" w:hAnsi="Times New Roman" w:cs="Times New Roman"/>
          <w:sz w:val="24"/>
          <w:szCs w:val="24"/>
        </w:rPr>
        <w:t>à</w:t>
      </w:r>
      <w:r w:rsidRPr="000F7D22">
        <w:rPr>
          <w:rFonts w:ascii="Times New Roman" w:hAnsi="Times New Roman" w:cs="Times New Roman"/>
          <w:sz w:val="24"/>
          <w:szCs w:val="24"/>
        </w:rPr>
        <w:t xml:space="preserve"> utilização da base de dados do Mapbiomas</w:t>
      </w:r>
      <w:r>
        <w:rPr>
          <w:rFonts w:ascii="Times New Roman" w:hAnsi="Times New Roman" w:cs="Times New Roman"/>
          <w:sz w:val="24"/>
          <w:szCs w:val="24"/>
        </w:rPr>
        <w:t>,</w:t>
      </w:r>
      <w:r w:rsidRPr="000F7D22">
        <w:rPr>
          <w:rFonts w:ascii="Times New Roman" w:hAnsi="Times New Roman" w:cs="Times New Roman"/>
          <w:sz w:val="24"/>
          <w:szCs w:val="24"/>
        </w:rPr>
        <w:t xml:space="preserve"> quando o objetivo é gerar camadas de florestas que não sofreram nenhuma ou pouca variação ao longo de tempo. É importante lembrar que o Mapbiomas continua sendo uma excelente referência para estudos envolvendo séries temporais, e que a comparação feita visa obter resultados melhores para uma classe que não é oficialmente mapeada pelo projeto</w:t>
      </w:r>
      <w:r w:rsidR="00FF54B3">
        <w:rPr>
          <w:rFonts w:ascii="Times New Roman" w:hAnsi="Times New Roman" w:cs="Times New Roman"/>
          <w:sz w:val="24"/>
          <w:szCs w:val="24"/>
        </w:rPr>
        <w:t xml:space="preserve"> já que o mesmo possui objetivos distintos</w:t>
      </w:r>
      <w:r w:rsidRPr="000F7D22">
        <w:rPr>
          <w:rFonts w:ascii="Times New Roman" w:hAnsi="Times New Roman" w:cs="Times New Roman"/>
          <w:sz w:val="24"/>
          <w:szCs w:val="24"/>
        </w:rPr>
        <w:t>.</w:t>
      </w:r>
      <w:r w:rsidR="00FF54B3">
        <w:rPr>
          <w:rFonts w:ascii="Times New Roman" w:hAnsi="Times New Roman" w:cs="Times New Roman"/>
          <w:sz w:val="24"/>
          <w:szCs w:val="24"/>
        </w:rPr>
        <w:t xml:space="preserve"> </w:t>
      </w:r>
      <w:r w:rsidRPr="000F7D22">
        <w:rPr>
          <w:rFonts w:ascii="Times New Roman" w:hAnsi="Times New Roman" w:cs="Times New Roman"/>
          <w:sz w:val="24"/>
          <w:szCs w:val="24"/>
        </w:rPr>
        <w:t>Os resultados obtidos poderão ser utilizados como base para outros mapeamentos de áreas florestadas invariantes em ambientes tropicais. O trabalho buscou também contribuir para um melhor entendimento das variáveis que melhor conseguem separar classes tão novas como a proposta</w:t>
      </w:r>
      <w:r w:rsidR="006C1474">
        <w:rPr>
          <w:rFonts w:ascii="Times New Roman" w:hAnsi="Times New Roman" w:cs="Times New Roman"/>
          <w:sz w:val="24"/>
          <w:szCs w:val="24"/>
        </w:rPr>
        <w:t>, já que ainda são poucos os trabalhos que buscam classificar séries temporais nessa escala</w:t>
      </w:r>
      <w:r w:rsidRPr="000F7D22">
        <w:rPr>
          <w:rFonts w:ascii="Times New Roman" w:hAnsi="Times New Roman" w:cs="Times New Roman"/>
          <w:sz w:val="24"/>
          <w:szCs w:val="24"/>
        </w:rPr>
        <w:t>. Além disso, resultados surpreendentes como o desempenho da banda do vermelho mostram que a utilização de apenas uma única banda pode ser o suficiente para a identificação de áreas similares e servem como um estímulo a novos estudos</w:t>
      </w:r>
      <w:r>
        <w:rPr>
          <w:rFonts w:ascii="Times New Roman" w:hAnsi="Times New Roman" w:cs="Times New Roman"/>
          <w:sz w:val="24"/>
          <w:szCs w:val="24"/>
        </w:rPr>
        <w:t xml:space="preserve"> </w:t>
      </w:r>
      <w:r w:rsidRPr="000F7D22">
        <w:rPr>
          <w:rFonts w:ascii="Times New Roman" w:hAnsi="Times New Roman" w:cs="Times New Roman"/>
          <w:sz w:val="24"/>
          <w:szCs w:val="24"/>
        </w:rPr>
        <w:t>que visem a detecção de áreas invariantes de forma rápida e pouco custosa.</w:t>
      </w:r>
    </w:p>
    <w:p w14:paraId="6FB7B334" w14:textId="77777777" w:rsidR="00262916" w:rsidRPr="000F7D22" w:rsidRDefault="00262916" w:rsidP="00262916">
      <w:pPr>
        <w:spacing w:line="360" w:lineRule="auto"/>
        <w:ind w:firstLine="720"/>
        <w:jc w:val="both"/>
        <w:rPr>
          <w:rFonts w:ascii="Times New Roman" w:hAnsi="Times New Roman" w:cs="Times New Roman"/>
          <w:sz w:val="24"/>
          <w:szCs w:val="24"/>
        </w:rPr>
      </w:pPr>
      <w:r w:rsidRPr="000F7D22">
        <w:rPr>
          <w:rFonts w:ascii="Times New Roman" w:hAnsi="Times New Roman" w:cs="Times New Roman"/>
          <w:sz w:val="24"/>
          <w:szCs w:val="24"/>
        </w:rPr>
        <w:t xml:space="preserve">Máscaras de áreas invariantes como a </w:t>
      </w:r>
      <w:r>
        <w:rPr>
          <w:rFonts w:ascii="Times New Roman" w:hAnsi="Times New Roman" w:cs="Times New Roman"/>
          <w:sz w:val="24"/>
          <w:szCs w:val="24"/>
        </w:rPr>
        <w:t>gerada pelo algoritmo de aprendizado de máquina</w:t>
      </w:r>
      <w:del w:id="0" w:author="Autor">
        <w:r w:rsidDel="00A71120">
          <w:rPr>
            <w:rFonts w:ascii="Times New Roman" w:hAnsi="Times New Roman" w:cs="Times New Roman"/>
            <w:sz w:val="24"/>
            <w:szCs w:val="24"/>
          </w:rPr>
          <w:delText>,</w:delText>
        </w:r>
      </w:del>
      <w:r w:rsidRPr="000F7D22">
        <w:rPr>
          <w:rFonts w:ascii="Times New Roman" w:hAnsi="Times New Roman" w:cs="Times New Roman"/>
          <w:sz w:val="24"/>
          <w:szCs w:val="24"/>
        </w:rPr>
        <w:t xml:space="preserve"> poderão servir</w:t>
      </w:r>
      <w:r>
        <w:rPr>
          <w:rFonts w:ascii="Times New Roman" w:hAnsi="Times New Roman" w:cs="Times New Roman"/>
          <w:sz w:val="24"/>
          <w:szCs w:val="24"/>
        </w:rPr>
        <w:t>,</w:t>
      </w:r>
      <w:r w:rsidRPr="000F7D22">
        <w:rPr>
          <w:rFonts w:ascii="Times New Roman" w:hAnsi="Times New Roman" w:cs="Times New Roman"/>
          <w:sz w:val="24"/>
          <w:szCs w:val="24"/>
        </w:rPr>
        <w:t xml:space="preserve"> não só como parâmetros para estudos aplicados à conservação, mas </w:t>
      </w:r>
      <w:r>
        <w:rPr>
          <w:rFonts w:ascii="Times New Roman" w:hAnsi="Times New Roman" w:cs="Times New Roman"/>
          <w:sz w:val="24"/>
          <w:szCs w:val="24"/>
        </w:rPr>
        <w:t xml:space="preserve">também </w:t>
      </w:r>
      <w:r w:rsidRPr="000F7D22">
        <w:rPr>
          <w:rFonts w:ascii="Times New Roman" w:hAnsi="Times New Roman" w:cs="Times New Roman"/>
          <w:sz w:val="24"/>
          <w:szCs w:val="24"/>
        </w:rPr>
        <w:t>como máscaras para a limpeza de dados indesejados em resultados obtidos por algoritmos de detecção de mudanças como o Landtrendr e outros.</w:t>
      </w:r>
    </w:p>
    <w:p w14:paraId="7562CD85" w14:textId="77777777" w:rsidR="00262916" w:rsidRPr="000F7D22" w:rsidRDefault="00262916" w:rsidP="00262916">
      <w:pPr>
        <w:spacing w:line="360" w:lineRule="auto"/>
        <w:jc w:val="both"/>
        <w:rPr>
          <w:rFonts w:ascii="Times New Roman" w:hAnsi="Times New Roman" w:cs="Times New Roman"/>
          <w:sz w:val="24"/>
          <w:szCs w:val="24"/>
        </w:rPr>
      </w:pPr>
    </w:p>
    <w:p w14:paraId="6A735C6D" w14:textId="77777777" w:rsidR="00262916" w:rsidRPr="000F7D22" w:rsidRDefault="00262916" w:rsidP="00262916">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Referências</w:t>
      </w:r>
      <w:r w:rsidRPr="000F7D22">
        <w:rPr>
          <w:rFonts w:ascii="Times New Roman" w:hAnsi="Times New Roman" w:cs="Times New Roman"/>
          <w:b/>
          <w:sz w:val="24"/>
          <w:szCs w:val="24"/>
        </w:rPr>
        <w:t xml:space="preserve"> </w:t>
      </w:r>
      <w:r>
        <w:rPr>
          <w:rFonts w:ascii="Times New Roman" w:hAnsi="Times New Roman" w:cs="Times New Roman"/>
          <w:b/>
          <w:sz w:val="24"/>
          <w:szCs w:val="24"/>
        </w:rPr>
        <w:t>Bibliográficas</w:t>
      </w:r>
    </w:p>
    <w:p w14:paraId="66ADBE34"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rPr>
        <w:t xml:space="preserve">BROOKS, E.  B., WYNNE, R.  </w:t>
      </w:r>
      <w:r w:rsidRPr="000F7D22">
        <w:rPr>
          <w:rFonts w:ascii="Times New Roman" w:hAnsi="Times New Roman" w:cs="Times New Roman"/>
          <w:sz w:val="24"/>
          <w:szCs w:val="24"/>
          <w:lang w:val="en-US"/>
        </w:rPr>
        <w:t xml:space="preserve">H., THOMAS, V. A., Blinn, C. E., and COULSTON, J. W. </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2014</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On-the-fly massively multitemporal change detection using statistical quality </w:t>
      </w:r>
      <w:r w:rsidRPr="000F7D22">
        <w:rPr>
          <w:rFonts w:ascii="Times New Roman" w:hAnsi="Times New Roman" w:cs="Times New Roman"/>
          <w:sz w:val="24"/>
          <w:szCs w:val="24"/>
          <w:lang w:val="en-US"/>
        </w:rPr>
        <w:lastRenderedPageBreak/>
        <w:t xml:space="preserve">control charts and landsat data. IEEE Transactions on Geoscience and Remote Sensing, 52(6):3316–3332. </w:t>
      </w:r>
    </w:p>
    <w:p w14:paraId="3266AD5A" w14:textId="1FEAA925" w:rsidR="00262916"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BISCHL, B., LANG, M., KOTTHOFF, L., SHIFFNER, J., STUDERUS, E., CASALICCHIO, G., JONES, Z.</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2016</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mlr: Machine Learning in R. Journal of Machine Learning Research, 17(170), 1-5.</w:t>
      </w:r>
    </w:p>
    <w:p w14:paraId="0867A0D9" w14:textId="016D1F6D" w:rsidR="00280741" w:rsidRPr="000F7D22" w:rsidRDefault="00280741"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COHEN, W. B.,</w:t>
      </w:r>
      <w:r>
        <w:rPr>
          <w:rFonts w:ascii="Times New Roman" w:hAnsi="Times New Roman" w:cs="Times New Roman"/>
          <w:sz w:val="24"/>
          <w:szCs w:val="24"/>
          <w:lang w:val="en-US"/>
        </w:rPr>
        <w:t xml:space="preserve"> YANG, Z.</w:t>
      </w:r>
      <w:r w:rsidR="00EF3895">
        <w:rPr>
          <w:rFonts w:ascii="Times New Roman" w:hAnsi="Times New Roman" w:cs="Times New Roman"/>
          <w:sz w:val="24"/>
          <w:szCs w:val="24"/>
          <w:lang w:val="en-US"/>
        </w:rPr>
        <w:t xml:space="preserve">, KENNEDY, R. (2010) </w:t>
      </w:r>
      <w:r w:rsidR="00EF3895" w:rsidRPr="00EF3895">
        <w:rPr>
          <w:rFonts w:ascii="Times New Roman" w:hAnsi="Times New Roman" w:cs="Times New Roman"/>
          <w:sz w:val="24"/>
          <w:szCs w:val="24"/>
          <w:lang w:val="en-US"/>
        </w:rPr>
        <w:t>Detecting trends in forest disturbance and recovery using yearly Landsat time series: 2. TimeSync - Tools for calibration and</w:t>
      </w:r>
      <w:r w:rsidR="00EF3895">
        <w:rPr>
          <w:rFonts w:ascii="Times New Roman" w:hAnsi="Times New Roman" w:cs="Times New Roman"/>
          <w:sz w:val="24"/>
          <w:szCs w:val="24"/>
          <w:lang w:val="en-US"/>
        </w:rPr>
        <w:t xml:space="preserve"> </w:t>
      </w:r>
      <w:r w:rsidR="00EF3895" w:rsidRPr="00EF3895">
        <w:rPr>
          <w:rFonts w:ascii="Times New Roman" w:hAnsi="Times New Roman" w:cs="Times New Roman"/>
          <w:sz w:val="24"/>
          <w:szCs w:val="24"/>
          <w:lang w:val="en-US"/>
        </w:rPr>
        <w:t>validation</w:t>
      </w:r>
      <w:r w:rsidR="00EF3895">
        <w:rPr>
          <w:rFonts w:ascii="Times New Roman" w:hAnsi="Times New Roman" w:cs="Times New Roman"/>
          <w:sz w:val="24"/>
          <w:szCs w:val="24"/>
          <w:lang w:val="en-US"/>
        </w:rPr>
        <w:t xml:space="preserve">. Remote Sensing of Environment, Volume 114, Issue 12, </w:t>
      </w:r>
      <w:r w:rsidR="00EF3895" w:rsidRPr="00EF3895">
        <w:rPr>
          <w:rFonts w:ascii="Times New Roman" w:hAnsi="Times New Roman" w:cs="Times New Roman"/>
          <w:sz w:val="24"/>
          <w:szCs w:val="24"/>
          <w:lang w:val="en-US"/>
        </w:rPr>
        <w:t>2911-2924</w:t>
      </w:r>
      <w:r w:rsidR="00EF3895">
        <w:rPr>
          <w:rFonts w:ascii="Times New Roman" w:hAnsi="Times New Roman" w:cs="Times New Roman"/>
          <w:sz w:val="24"/>
          <w:szCs w:val="24"/>
          <w:lang w:val="en-US"/>
        </w:rPr>
        <w:t xml:space="preserve">. </w:t>
      </w:r>
    </w:p>
    <w:p w14:paraId="28153515"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COHEN, W. B., HEALEY, P. S., YANG, Z., ZHU, Z., GORELICK, N.</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2020</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Diversity of algorithm and spectral band inputs improves landsat monitoring of forest disturbance. Remote Sensing, Volume 12.</w:t>
      </w:r>
    </w:p>
    <w:p w14:paraId="4BDD1FB1" w14:textId="2A30E9C3" w:rsidR="0030617D"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HUANG, C., THOMAS, N., GOWARD, S. N., MASEK, J. G., </w:t>
      </w:r>
      <w:r w:rsidR="0030617D">
        <w:rPr>
          <w:rFonts w:ascii="Times New Roman" w:hAnsi="Times New Roman" w:cs="Times New Roman"/>
          <w:sz w:val="24"/>
          <w:szCs w:val="24"/>
          <w:lang w:val="en-US"/>
        </w:rPr>
        <w:t>ZHU</w:t>
      </w:r>
      <w:r w:rsidRPr="000F7D22">
        <w:rPr>
          <w:rFonts w:ascii="Times New Roman" w:hAnsi="Times New Roman" w:cs="Times New Roman"/>
          <w:sz w:val="24"/>
          <w:szCs w:val="24"/>
          <w:lang w:val="en-US"/>
        </w:rPr>
        <w:t>, Z., TOWNSHEND, J. R. G., and VOGELMANN, J.  E.</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2010</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Automated   masking of cloud   and cloud shadow for forest change analysis using landsat images. International Journal of Remote Sensing, 31(20):5449–5464.</w:t>
      </w:r>
      <w:ins w:id="1" w:author="Autor">
        <w:r w:rsidR="0030617D">
          <w:rPr>
            <w:rFonts w:ascii="Times New Roman" w:hAnsi="Times New Roman" w:cs="Times New Roman"/>
            <w:sz w:val="24"/>
            <w:szCs w:val="24"/>
            <w:lang w:val="en-US"/>
          </w:rPr>
          <w:t xml:space="preserve"> </w:t>
        </w:r>
      </w:ins>
    </w:p>
    <w:p w14:paraId="245D8926" w14:textId="400C7B6E" w:rsidR="0030617D" w:rsidRPr="000F7D22" w:rsidRDefault="0030617D" w:rsidP="002629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HUGHES</w:t>
      </w:r>
      <w:r w:rsidRPr="0030617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M.  J.,</w:t>
      </w:r>
      <w:r>
        <w:rPr>
          <w:rFonts w:ascii="Times New Roman" w:hAnsi="Times New Roman" w:cs="Times New Roman"/>
          <w:sz w:val="24"/>
          <w:szCs w:val="24"/>
          <w:lang w:val="en-US"/>
        </w:rPr>
        <w:t xml:space="preserve"> KAYLOR</w:t>
      </w:r>
      <w:r w:rsidRPr="0030617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D.</w:t>
      </w:r>
      <w:r>
        <w:rPr>
          <w:rFonts w:ascii="Times New Roman" w:hAnsi="Times New Roman" w:cs="Times New Roman"/>
          <w:sz w:val="24"/>
          <w:szCs w:val="24"/>
          <w:lang w:val="en-US"/>
        </w:rPr>
        <w:t>, HAYES</w:t>
      </w:r>
      <w:r w:rsidRPr="0030617D">
        <w:rPr>
          <w:rFonts w:ascii="Times New Roman" w:hAnsi="Times New Roman" w:cs="Times New Roman"/>
          <w:sz w:val="24"/>
          <w:szCs w:val="24"/>
          <w:lang w:val="en-US"/>
        </w:rPr>
        <w:t>, D. J. (2017). Patch-based forest change</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detection from landsat time series.</w:t>
      </w:r>
      <w:r>
        <w:rPr>
          <w:rFonts w:ascii="Times New Roman" w:hAnsi="Times New Roman" w:cs="Times New Roman"/>
          <w:sz w:val="24"/>
          <w:szCs w:val="24"/>
          <w:lang w:val="en-US"/>
        </w:rPr>
        <w:t xml:space="preserve"> </w:t>
      </w:r>
      <w:r w:rsidRPr="0030617D">
        <w:rPr>
          <w:rFonts w:ascii="Times New Roman" w:hAnsi="Times New Roman" w:cs="Times New Roman"/>
          <w:sz w:val="24"/>
          <w:szCs w:val="24"/>
          <w:lang w:val="en-US"/>
        </w:rPr>
        <w:t>Forests, 8(5).</w:t>
      </w:r>
    </w:p>
    <w:p w14:paraId="7720A059"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JIN, S., YANG, L., DANIELSON, P., HOMER, C., FRY, J., XIAN, G. </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2013</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A comprehensive change detection method for updating the national land cover database to circa 2011.Remote Sensing of Environment, 132:159 – 175. </w:t>
      </w:r>
    </w:p>
    <w:p w14:paraId="39B46048" w14:textId="77777777" w:rsidR="00262916" w:rsidRPr="008D79AD" w:rsidRDefault="00262916" w:rsidP="00262916">
      <w:pPr>
        <w:spacing w:line="360" w:lineRule="auto"/>
        <w:jc w:val="both"/>
        <w:rPr>
          <w:rFonts w:ascii="Times New Roman" w:hAnsi="Times New Roman" w:cs="Times New Roman"/>
          <w:noProof/>
          <w:sz w:val="24"/>
          <w:szCs w:val="24"/>
          <w:lang w:val="en-US"/>
        </w:rPr>
      </w:pPr>
      <w:r w:rsidRPr="008D79AD">
        <w:rPr>
          <w:rFonts w:ascii="Times New Roman" w:hAnsi="Times New Roman" w:cs="Times New Roman"/>
          <w:noProof/>
          <w:sz w:val="24"/>
          <w:szCs w:val="24"/>
          <w:lang w:val="en-US"/>
        </w:rPr>
        <w:t xml:space="preserve">KENNEDY, R. E., COHEN, W. B., &amp; SCHROEDER, T. A. (2007). Trajectory-based change detection for automated characterization of forest disturbance dynamics. </w:t>
      </w:r>
      <w:r w:rsidRPr="008D79AD">
        <w:rPr>
          <w:rFonts w:ascii="Times New Roman" w:hAnsi="Times New Roman" w:cs="Times New Roman"/>
          <w:i/>
          <w:iCs/>
          <w:noProof/>
          <w:sz w:val="24"/>
          <w:szCs w:val="24"/>
          <w:lang w:val="en-US"/>
        </w:rPr>
        <w:t>Remote Sensing of Environment</w:t>
      </w:r>
      <w:r w:rsidRPr="008D79AD">
        <w:rPr>
          <w:rFonts w:ascii="Times New Roman" w:hAnsi="Times New Roman" w:cs="Times New Roman"/>
          <w:noProof/>
          <w:sz w:val="24"/>
          <w:szCs w:val="24"/>
          <w:lang w:val="en-US"/>
        </w:rPr>
        <w:t xml:space="preserve">, </w:t>
      </w:r>
      <w:r w:rsidRPr="008D79AD">
        <w:rPr>
          <w:rFonts w:ascii="Times New Roman" w:hAnsi="Times New Roman" w:cs="Times New Roman"/>
          <w:i/>
          <w:iCs/>
          <w:noProof/>
          <w:sz w:val="24"/>
          <w:szCs w:val="24"/>
          <w:lang w:val="en-US"/>
        </w:rPr>
        <w:t>110</w:t>
      </w:r>
      <w:r w:rsidRPr="008D79AD">
        <w:rPr>
          <w:rFonts w:ascii="Times New Roman" w:hAnsi="Times New Roman" w:cs="Times New Roman"/>
          <w:noProof/>
          <w:sz w:val="24"/>
          <w:szCs w:val="24"/>
          <w:lang w:val="en-US"/>
        </w:rPr>
        <w:t xml:space="preserve">(3), 370–386. </w:t>
      </w:r>
      <w:hyperlink r:id="rId6" w:history="1">
        <w:r w:rsidRPr="008D79AD">
          <w:rPr>
            <w:rStyle w:val="Hyperlink"/>
            <w:rFonts w:ascii="Times New Roman" w:hAnsi="Times New Roman" w:cs="Times New Roman"/>
            <w:noProof/>
            <w:sz w:val="24"/>
            <w:szCs w:val="24"/>
            <w:lang w:val="en-US"/>
          </w:rPr>
          <w:t>https://doi.org/10.1016/j.rse.2007.03.010</w:t>
        </w:r>
      </w:hyperlink>
    </w:p>
    <w:p w14:paraId="57DE7E00"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KENNEDY, R. E., YANG, Z., COHEN, W.  B.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2010</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Detecting trends in forest disturbance and recovery using yearly landsat time series:  1. landtrendr — temporal segmentation algorithms. Remote Sensing of Environment,114(12):2897 – 2910. </w:t>
      </w:r>
    </w:p>
    <w:p w14:paraId="0D94A9A8"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KENNEDY, R.  E., YANG, Z., COHEN, W. B., PFAFF, E., BRAATEN, J., NELSON, P.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2012</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Spatial and temporal patterns of forest disturbance and regrowth within the area of the north west forest plan. Remote Sensing of Environment, 122:117 – 133.  Landsat Legacy Special Issue. </w:t>
      </w:r>
    </w:p>
    <w:p w14:paraId="39365D5D" w14:textId="7C8354C3" w:rsidR="00262916" w:rsidRPr="003E6058" w:rsidRDefault="00262916" w:rsidP="003E6058">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KENNEDY, R. E., YANG, Z., GORELICK, N., BRAANTEN, J., CAVALCANTE, L., COHEN, WARREN B., HEALEY, S. </w:t>
      </w:r>
      <w:r w:rsidR="003E6058">
        <w:rPr>
          <w:rFonts w:ascii="Times New Roman" w:hAnsi="Times New Roman" w:cs="Times New Roman"/>
          <w:sz w:val="24"/>
          <w:szCs w:val="24"/>
          <w:lang w:val="en-US"/>
        </w:rPr>
        <w:t xml:space="preserve">(2018) </w:t>
      </w:r>
      <w:r w:rsidRPr="000F7D22">
        <w:rPr>
          <w:rFonts w:ascii="Times New Roman" w:hAnsi="Times New Roman" w:cs="Times New Roman"/>
          <w:sz w:val="24"/>
          <w:szCs w:val="24"/>
          <w:lang w:val="en-US"/>
        </w:rPr>
        <w:t>Implementation of the LandTrendr algorithm on Google Earth Engine. Remote Sensing, Volume 5, Issue 5, p.1-10</w:t>
      </w:r>
      <w:r w:rsidR="003E6058">
        <w:rPr>
          <w:rFonts w:ascii="Times New Roman" w:hAnsi="Times New Roman" w:cs="Times New Roman"/>
          <w:sz w:val="24"/>
          <w:szCs w:val="24"/>
          <w:lang w:val="en-US"/>
        </w:rPr>
        <w:t>.</w:t>
      </w:r>
      <w:r>
        <w:rPr>
          <w:rFonts w:ascii="Times New Roman" w:hAnsi="Times New Roman" w:cs="Times New Roman"/>
          <w:sz w:val="24"/>
          <w:szCs w:val="24"/>
        </w:rPr>
        <w:fldChar w:fldCharType="begin" w:fldLock="1"/>
      </w:r>
      <w:r w:rsidRPr="008D79AD">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rPr>
        <w:fldChar w:fldCharType="separate"/>
      </w:r>
    </w:p>
    <w:p w14:paraId="3AEE1CA9" w14:textId="79B801C7" w:rsidR="003E6058" w:rsidRPr="003E6058" w:rsidRDefault="00262916" w:rsidP="002629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lastRenderedPageBreak/>
        <w:fldChar w:fldCharType="end"/>
      </w:r>
      <w:r w:rsidR="003E6058" w:rsidRPr="000F7D22">
        <w:rPr>
          <w:rFonts w:ascii="Times New Roman" w:hAnsi="Times New Roman" w:cs="Times New Roman"/>
          <w:sz w:val="24"/>
          <w:szCs w:val="24"/>
          <w:lang w:val="en-US"/>
        </w:rPr>
        <w:t>MEYER, M. C. Semi-parametric additive constrained regression.</w:t>
      </w:r>
      <w:r w:rsidR="003E6058">
        <w:rPr>
          <w:rFonts w:ascii="Times New Roman" w:hAnsi="Times New Roman" w:cs="Times New Roman"/>
          <w:sz w:val="24"/>
          <w:szCs w:val="24"/>
          <w:lang w:val="en-US"/>
        </w:rPr>
        <w:t xml:space="preserve"> (2013)</w:t>
      </w:r>
      <w:r w:rsidR="003E6058" w:rsidRPr="000F7D22">
        <w:rPr>
          <w:rFonts w:ascii="Times New Roman" w:hAnsi="Times New Roman" w:cs="Times New Roman"/>
          <w:sz w:val="24"/>
          <w:szCs w:val="24"/>
          <w:lang w:val="en-US"/>
        </w:rPr>
        <w:t xml:space="preserve"> Journal of Nonparametric Statistics, 25(3):715–730. </w:t>
      </w:r>
    </w:p>
    <w:p w14:paraId="75A88390" w14:textId="3BA4C388"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MOISEN, G.  G., MEYER, M.  C., SCHROEDER, T. A., LIAO, X., SCHLEEWEIS, K. G., FREEMAN, E. A., Toney, C.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2016</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Shape selection in landsat time series: a tool for monitoring forest dynamics. Global Change Biology, 22(10):3518–3528. </w:t>
      </w:r>
    </w:p>
    <w:p w14:paraId="5CCC0FCA" w14:textId="77777777" w:rsidR="00262916" w:rsidRPr="000F7D22" w:rsidRDefault="00262916" w:rsidP="00262916">
      <w:pPr>
        <w:spacing w:line="360" w:lineRule="auto"/>
        <w:jc w:val="both"/>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 xml:space="preserve">SOUZA, C. M., SHIMBO, J. Z., ROSA, M. R., PARENTE, L. L., ROSA, E. R. </w:t>
      </w:r>
      <w:r>
        <w:rPr>
          <w:rFonts w:ascii="Times New Roman" w:eastAsia="Times New Roman" w:hAnsi="Times New Roman" w:cs="Times New Roman"/>
          <w:sz w:val="24"/>
          <w:szCs w:val="24"/>
          <w:lang w:val="en-US"/>
        </w:rPr>
        <w:t>(</w:t>
      </w:r>
      <w:r w:rsidRPr="000F7D22">
        <w:rPr>
          <w:rFonts w:ascii="Times New Roman" w:eastAsia="Times New Roman" w:hAnsi="Times New Roman" w:cs="Times New Roman"/>
          <w:sz w:val="24"/>
          <w:szCs w:val="24"/>
          <w:lang w:val="en-US"/>
        </w:rPr>
        <w:t>2020</w:t>
      </w:r>
      <w:r>
        <w:rPr>
          <w:rFonts w:ascii="Times New Roman" w:eastAsia="Times New Roman" w:hAnsi="Times New Roman" w:cs="Times New Roman"/>
          <w:sz w:val="24"/>
          <w:szCs w:val="24"/>
          <w:lang w:val="en-US"/>
        </w:rPr>
        <w:t xml:space="preserve">) </w:t>
      </w:r>
      <w:r w:rsidRPr="000F7D22">
        <w:rPr>
          <w:rFonts w:ascii="Times New Roman" w:eastAsia="Times New Roman" w:hAnsi="Times New Roman" w:cs="Times New Roman"/>
          <w:sz w:val="24"/>
          <w:szCs w:val="24"/>
          <w:lang w:val="en-US"/>
        </w:rPr>
        <w:t xml:space="preserve">Reconstructing three decades of land use and land cover changes in Brazilian biomes with Landsat Data Archive and Google Earth Engine. Remote Sensing. 12(17). </w:t>
      </w:r>
    </w:p>
    <w:p w14:paraId="1B86A88E"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THOMAS, N.  E.,   HUANG, C., GOWARD, S.  N., POWELL, S., RISHMAWI, K., SCHELEEWEIS, K., HINDS, A.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2011</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Validation of North American forest disturbance dynamics derived from landsat time series stacks. Remote Sensing of Environment, 115(1):19 – 32. </w:t>
      </w:r>
    </w:p>
    <w:p w14:paraId="17FCFFD8" w14:textId="77777777" w:rsidR="00262916" w:rsidRPr="00AD5DB3" w:rsidRDefault="00262916" w:rsidP="002629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TUKEY, J.W. (1949) Comparing Individual Means in the Analysis of Variance. Biometrics, 5 (2): 99 – 114.</w:t>
      </w:r>
    </w:p>
    <w:p w14:paraId="5FEFB40B" w14:textId="77777777" w:rsidR="00262916" w:rsidRPr="000F7D22" w:rsidRDefault="00262916" w:rsidP="00262916">
      <w:pPr>
        <w:spacing w:line="360" w:lineRule="auto"/>
        <w:jc w:val="both"/>
        <w:rPr>
          <w:rFonts w:ascii="Times New Roman" w:hAnsi="Times New Roman" w:cs="Times New Roman"/>
          <w:sz w:val="24"/>
          <w:szCs w:val="24"/>
          <w:lang w:val="en-US"/>
        </w:rPr>
      </w:pPr>
      <w:r w:rsidRPr="000F7D22">
        <w:rPr>
          <w:rFonts w:ascii="Times New Roman" w:hAnsi="Times New Roman" w:cs="Times New Roman"/>
          <w:sz w:val="24"/>
          <w:szCs w:val="24"/>
          <w:lang w:val="en-US"/>
        </w:rPr>
        <w:t xml:space="preserve">VOGELMANN, J. E., XIAN, G., HOMER, C., and TOLK, B.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2012</w:t>
      </w:r>
      <w:r>
        <w:rPr>
          <w:rFonts w:ascii="Times New Roman" w:hAnsi="Times New Roman" w:cs="Times New Roman"/>
          <w:sz w:val="24"/>
          <w:szCs w:val="24"/>
          <w:lang w:val="en-US"/>
        </w:rPr>
        <w:t>)</w:t>
      </w:r>
      <w:r w:rsidRPr="000F7D22">
        <w:rPr>
          <w:rFonts w:ascii="Times New Roman" w:hAnsi="Times New Roman" w:cs="Times New Roman"/>
          <w:sz w:val="24"/>
          <w:szCs w:val="24"/>
          <w:lang w:val="en-US"/>
        </w:rPr>
        <w:t xml:space="preserve"> Monitoring gradual ecosystem change using landsat time series analyses: Case studies in selected forest and range-land ecosystems. Remote Sensing of Environment,122:92 – 105.  Landsat Legacy Special Issue. </w:t>
      </w:r>
    </w:p>
    <w:p w14:paraId="09DAFB24" w14:textId="77777777" w:rsidR="00262916" w:rsidRPr="007C5EAB" w:rsidRDefault="00262916" w:rsidP="00262916">
      <w:pPr>
        <w:spacing w:line="360" w:lineRule="auto"/>
        <w:jc w:val="both"/>
        <w:rPr>
          <w:rFonts w:ascii="Times New Roman" w:hAnsi="Times New Roman" w:cs="Times New Roman"/>
          <w:sz w:val="24"/>
          <w:szCs w:val="24"/>
        </w:rPr>
      </w:pPr>
      <w:r w:rsidRPr="000F7D22">
        <w:rPr>
          <w:rFonts w:ascii="Times New Roman" w:hAnsi="Times New Roman" w:cs="Times New Roman"/>
          <w:sz w:val="24"/>
          <w:szCs w:val="24"/>
          <w:lang w:val="en-US"/>
        </w:rPr>
        <w:t xml:space="preserve">ZHU, Z.  e WOODCOCK, C.  E. </w:t>
      </w:r>
      <w:r>
        <w:rPr>
          <w:rFonts w:ascii="Times New Roman" w:hAnsi="Times New Roman" w:cs="Times New Roman"/>
          <w:sz w:val="24"/>
          <w:szCs w:val="24"/>
          <w:lang w:val="en-US"/>
        </w:rPr>
        <w:t>(</w:t>
      </w:r>
      <w:r w:rsidRPr="000F7D22">
        <w:rPr>
          <w:rFonts w:ascii="Times New Roman" w:hAnsi="Times New Roman" w:cs="Times New Roman"/>
          <w:sz w:val="24"/>
          <w:szCs w:val="24"/>
          <w:lang w:val="en-US"/>
        </w:rPr>
        <w:t>2014</w:t>
      </w:r>
      <w:r>
        <w:rPr>
          <w:rFonts w:ascii="Times New Roman" w:hAnsi="Times New Roman" w:cs="Times New Roman"/>
          <w:sz w:val="24"/>
          <w:szCs w:val="24"/>
          <w:lang w:val="en-US"/>
        </w:rPr>
        <w:t xml:space="preserve">) </w:t>
      </w:r>
      <w:r w:rsidRPr="000F7D22">
        <w:rPr>
          <w:rFonts w:ascii="Times New Roman" w:hAnsi="Times New Roman" w:cs="Times New Roman"/>
          <w:sz w:val="24"/>
          <w:szCs w:val="24"/>
          <w:lang w:val="en-US"/>
        </w:rPr>
        <w:t xml:space="preserve">Continuous change detection and classification of land cover using all available landsat data. </w:t>
      </w:r>
      <w:r w:rsidRPr="007C5EAB">
        <w:rPr>
          <w:rFonts w:ascii="Times New Roman" w:hAnsi="Times New Roman" w:cs="Times New Roman"/>
          <w:sz w:val="24"/>
          <w:szCs w:val="24"/>
        </w:rPr>
        <w:t xml:space="preserve">Remote </w:t>
      </w:r>
      <w:proofErr w:type="spellStart"/>
      <w:r w:rsidRPr="007C5EAB">
        <w:rPr>
          <w:rFonts w:ascii="Times New Roman" w:hAnsi="Times New Roman" w:cs="Times New Roman"/>
          <w:sz w:val="24"/>
          <w:szCs w:val="24"/>
        </w:rPr>
        <w:t>Sensing</w:t>
      </w:r>
      <w:proofErr w:type="spellEnd"/>
      <w:r w:rsidRPr="007C5EAB">
        <w:rPr>
          <w:rFonts w:ascii="Times New Roman" w:hAnsi="Times New Roman" w:cs="Times New Roman"/>
          <w:sz w:val="24"/>
          <w:szCs w:val="24"/>
        </w:rPr>
        <w:t xml:space="preserve"> </w:t>
      </w:r>
      <w:proofErr w:type="spellStart"/>
      <w:r w:rsidRPr="007C5EAB">
        <w:rPr>
          <w:rFonts w:ascii="Times New Roman" w:hAnsi="Times New Roman" w:cs="Times New Roman"/>
          <w:sz w:val="24"/>
          <w:szCs w:val="24"/>
        </w:rPr>
        <w:t>of</w:t>
      </w:r>
      <w:proofErr w:type="spellEnd"/>
      <w:r w:rsidRPr="007C5EAB">
        <w:rPr>
          <w:rFonts w:ascii="Times New Roman" w:hAnsi="Times New Roman" w:cs="Times New Roman"/>
          <w:sz w:val="24"/>
          <w:szCs w:val="24"/>
        </w:rPr>
        <w:t xml:space="preserve"> </w:t>
      </w:r>
      <w:proofErr w:type="spellStart"/>
      <w:r w:rsidRPr="007C5EAB">
        <w:rPr>
          <w:rFonts w:ascii="Times New Roman" w:hAnsi="Times New Roman" w:cs="Times New Roman"/>
          <w:sz w:val="24"/>
          <w:szCs w:val="24"/>
        </w:rPr>
        <w:t>Environment</w:t>
      </w:r>
      <w:proofErr w:type="spellEnd"/>
      <w:r w:rsidRPr="007C5EAB">
        <w:rPr>
          <w:rFonts w:ascii="Times New Roman" w:hAnsi="Times New Roman" w:cs="Times New Roman"/>
          <w:sz w:val="24"/>
          <w:szCs w:val="24"/>
        </w:rPr>
        <w:t xml:space="preserve">, 144:152– 171. </w:t>
      </w:r>
    </w:p>
    <w:p w14:paraId="30E15232" w14:textId="77777777" w:rsidR="00262916" w:rsidRPr="007C5EAB" w:rsidRDefault="00262916" w:rsidP="00262916">
      <w:pPr>
        <w:spacing w:line="360" w:lineRule="auto"/>
        <w:jc w:val="both"/>
        <w:rPr>
          <w:rFonts w:ascii="Times New Roman" w:hAnsi="Times New Roman" w:cs="Times New Roman"/>
          <w:sz w:val="24"/>
          <w:szCs w:val="24"/>
        </w:rPr>
      </w:pPr>
    </w:p>
    <w:p w14:paraId="4F1B11E5" w14:textId="77777777" w:rsidR="00262916" w:rsidRDefault="00262916" w:rsidP="00262916">
      <w:pPr>
        <w:spacing w:line="360" w:lineRule="auto"/>
        <w:rPr>
          <w:rFonts w:ascii="Times New Roman" w:hAnsi="Times New Roman" w:cs="Times New Roman"/>
          <w:b/>
          <w:sz w:val="24"/>
          <w:szCs w:val="24"/>
        </w:rPr>
      </w:pPr>
    </w:p>
    <w:p w14:paraId="5C8A4DD7" w14:textId="77777777" w:rsidR="00262916" w:rsidRDefault="00262916" w:rsidP="00262916">
      <w:pPr>
        <w:spacing w:line="360" w:lineRule="auto"/>
        <w:rPr>
          <w:rFonts w:ascii="Times New Roman" w:hAnsi="Times New Roman" w:cs="Times New Roman"/>
          <w:b/>
          <w:sz w:val="24"/>
          <w:szCs w:val="24"/>
        </w:rPr>
      </w:pPr>
    </w:p>
    <w:p w14:paraId="40D90E2B" w14:textId="77777777" w:rsidR="00262916" w:rsidRDefault="00262916" w:rsidP="00262916">
      <w:pPr>
        <w:spacing w:line="360" w:lineRule="auto"/>
        <w:rPr>
          <w:rFonts w:ascii="Times New Roman" w:hAnsi="Times New Roman" w:cs="Times New Roman"/>
          <w:b/>
          <w:sz w:val="24"/>
          <w:szCs w:val="24"/>
        </w:rPr>
      </w:pPr>
    </w:p>
    <w:p w14:paraId="62015206" w14:textId="272445F0" w:rsidR="00262916" w:rsidRDefault="00262916" w:rsidP="00262916">
      <w:pPr>
        <w:spacing w:line="360" w:lineRule="auto"/>
        <w:rPr>
          <w:rFonts w:ascii="Times New Roman" w:hAnsi="Times New Roman" w:cs="Times New Roman"/>
          <w:b/>
          <w:sz w:val="24"/>
          <w:szCs w:val="24"/>
        </w:rPr>
      </w:pPr>
    </w:p>
    <w:p w14:paraId="359BDA76" w14:textId="3718B0C7" w:rsidR="00E80104" w:rsidRDefault="00E80104" w:rsidP="00262916">
      <w:pPr>
        <w:spacing w:line="360" w:lineRule="auto"/>
        <w:rPr>
          <w:rFonts w:ascii="Times New Roman" w:hAnsi="Times New Roman" w:cs="Times New Roman"/>
          <w:b/>
          <w:sz w:val="24"/>
          <w:szCs w:val="24"/>
        </w:rPr>
      </w:pPr>
    </w:p>
    <w:p w14:paraId="4942A499" w14:textId="1CB16769" w:rsidR="00E80104" w:rsidRDefault="00E80104" w:rsidP="00262916">
      <w:pPr>
        <w:spacing w:line="360" w:lineRule="auto"/>
        <w:rPr>
          <w:rFonts w:ascii="Times New Roman" w:hAnsi="Times New Roman" w:cs="Times New Roman"/>
          <w:b/>
          <w:sz w:val="24"/>
          <w:szCs w:val="24"/>
        </w:rPr>
      </w:pPr>
    </w:p>
    <w:p w14:paraId="5CD8FB36" w14:textId="0B2A3F2E" w:rsidR="00E80104" w:rsidRDefault="00E80104" w:rsidP="00262916">
      <w:pPr>
        <w:spacing w:line="360" w:lineRule="auto"/>
        <w:rPr>
          <w:rFonts w:ascii="Times New Roman" w:hAnsi="Times New Roman" w:cs="Times New Roman"/>
          <w:b/>
          <w:sz w:val="24"/>
          <w:szCs w:val="24"/>
        </w:rPr>
      </w:pPr>
    </w:p>
    <w:p w14:paraId="6EC68526" w14:textId="50EF00E9" w:rsidR="00E80104" w:rsidRDefault="00E80104" w:rsidP="00262916">
      <w:pPr>
        <w:spacing w:line="360" w:lineRule="auto"/>
        <w:rPr>
          <w:rFonts w:ascii="Times New Roman" w:hAnsi="Times New Roman" w:cs="Times New Roman"/>
          <w:b/>
          <w:sz w:val="24"/>
          <w:szCs w:val="24"/>
        </w:rPr>
      </w:pPr>
    </w:p>
    <w:p w14:paraId="7C02B917" w14:textId="0F83AE61" w:rsidR="00E80104" w:rsidRDefault="00E80104" w:rsidP="00262916">
      <w:pPr>
        <w:spacing w:line="360" w:lineRule="auto"/>
        <w:rPr>
          <w:rFonts w:ascii="Times New Roman" w:hAnsi="Times New Roman" w:cs="Times New Roman"/>
          <w:b/>
          <w:sz w:val="24"/>
          <w:szCs w:val="24"/>
        </w:rPr>
      </w:pPr>
    </w:p>
    <w:p w14:paraId="49C57F01" w14:textId="38A612F2" w:rsidR="00E80104" w:rsidRDefault="00E80104" w:rsidP="00262916">
      <w:pPr>
        <w:spacing w:line="360" w:lineRule="auto"/>
        <w:rPr>
          <w:rFonts w:ascii="Times New Roman" w:hAnsi="Times New Roman" w:cs="Times New Roman"/>
          <w:b/>
          <w:sz w:val="24"/>
          <w:szCs w:val="24"/>
        </w:rPr>
      </w:pPr>
    </w:p>
    <w:p w14:paraId="185C621C" w14:textId="77777777" w:rsidR="00E80104" w:rsidRDefault="00E80104" w:rsidP="00262916">
      <w:pPr>
        <w:spacing w:line="360" w:lineRule="auto"/>
        <w:rPr>
          <w:rFonts w:ascii="Times New Roman" w:hAnsi="Times New Roman" w:cs="Times New Roman"/>
          <w:b/>
          <w:sz w:val="24"/>
          <w:szCs w:val="24"/>
        </w:rPr>
      </w:pPr>
    </w:p>
    <w:p w14:paraId="1555D3DA" w14:textId="77777777" w:rsidR="00AE1C57" w:rsidRDefault="00AE1C57" w:rsidP="00262916">
      <w:pPr>
        <w:spacing w:line="360" w:lineRule="auto"/>
        <w:rPr>
          <w:rFonts w:ascii="Times New Roman" w:hAnsi="Times New Roman" w:cs="Times New Roman"/>
          <w:b/>
          <w:sz w:val="24"/>
          <w:szCs w:val="24"/>
        </w:rPr>
      </w:pPr>
    </w:p>
    <w:p w14:paraId="72CD981F" w14:textId="77777777" w:rsidR="00262916" w:rsidRPr="000F7D22" w:rsidRDefault="00262916" w:rsidP="00262916">
      <w:pPr>
        <w:spacing w:line="360" w:lineRule="auto"/>
        <w:jc w:val="center"/>
        <w:rPr>
          <w:rFonts w:ascii="Times New Roman" w:hAnsi="Times New Roman" w:cs="Times New Roman"/>
          <w:b/>
          <w:sz w:val="24"/>
          <w:szCs w:val="24"/>
        </w:rPr>
      </w:pPr>
      <w:r w:rsidRPr="000F7D22">
        <w:rPr>
          <w:rFonts w:ascii="Times New Roman" w:hAnsi="Times New Roman" w:cs="Times New Roman"/>
          <w:b/>
          <w:sz w:val="24"/>
          <w:szCs w:val="24"/>
        </w:rPr>
        <w:lastRenderedPageBreak/>
        <w:t>TABELA 1: ÍNDICE KAPPA PARA AS COMBINAÇÔES DE VARIÁVEIS UTILIZADAS</w:t>
      </w:r>
    </w:p>
    <w:tbl>
      <w:tblPr>
        <w:tblW w:w="0" w:type="dxa"/>
        <w:tblCellMar>
          <w:left w:w="0" w:type="dxa"/>
          <w:right w:w="0" w:type="dxa"/>
        </w:tblCellMar>
        <w:tblLook w:val="04A0" w:firstRow="1" w:lastRow="0" w:firstColumn="1" w:lastColumn="0" w:noHBand="0" w:noVBand="1"/>
      </w:tblPr>
      <w:tblGrid>
        <w:gridCol w:w="7381"/>
        <w:gridCol w:w="1110"/>
      </w:tblGrid>
      <w:tr w:rsidR="00262916" w:rsidRPr="000F7D22" w14:paraId="472685BF" w14:textId="77777777" w:rsidTr="007C5EAB">
        <w:trPr>
          <w:trHeight w:val="315"/>
        </w:trPr>
        <w:tc>
          <w:tcPr>
            <w:tcW w:w="0" w:type="auto"/>
            <w:tcBorders>
              <w:top w:val="single" w:sz="6" w:space="0" w:color="FFFFFF"/>
              <w:left w:val="single" w:sz="6" w:space="0" w:color="FFFFFF"/>
              <w:bottom w:val="single" w:sz="4" w:space="0" w:color="auto"/>
              <w:right w:val="single" w:sz="4" w:space="0" w:color="auto"/>
            </w:tcBorders>
            <w:shd w:val="clear" w:color="auto" w:fill="D9D9D9"/>
            <w:tcMar>
              <w:top w:w="30" w:type="dxa"/>
              <w:left w:w="45" w:type="dxa"/>
              <w:bottom w:w="30" w:type="dxa"/>
              <w:right w:w="45" w:type="dxa"/>
            </w:tcMar>
            <w:vAlign w:val="bottom"/>
            <w:hideMark/>
          </w:tcPr>
          <w:p w14:paraId="5451C111"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BANDA</w:t>
            </w:r>
          </w:p>
        </w:tc>
        <w:tc>
          <w:tcPr>
            <w:tcW w:w="0" w:type="auto"/>
            <w:tcBorders>
              <w:top w:val="single" w:sz="6" w:space="0" w:color="FFFFFF"/>
              <w:left w:val="single" w:sz="4" w:space="0" w:color="auto"/>
              <w:bottom w:val="single" w:sz="4" w:space="0" w:color="auto"/>
              <w:right w:val="single" w:sz="6" w:space="0" w:color="FFFFFF"/>
            </w:tcBorders>
            <w:shd w:val="clear" w:color="auto" w:fill="D9D9D9"/>
            <w:tcMar>
              <w:top w:w="30" w:type="dxa"/>
              <w:left w:w="45" w:type="dxa"/>
              <w:bottom w:w="30" w:type="dxa"/>
              <w:right w:w="45" w:type="dxa"/>
            </w:tcMar>
            <w:vAlign w:val="bottom"/>
            <w:hideMark/>
          </w:tcPr>
          <w:p w14:paraId="5F6880EA"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Kappa</w:t>
            </w:r>
          </w:p>
        </w:tc>
      </w:tr>
      <w:tr w:rsidR="00262916" w:rsidRPr="000F7D22" w14:paraId="1A4652A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34A853"/>
            <w:tcMar>
              <w:top w:w="30" w:type="dxa"/>
              <w:left w:w="45" w:type="dxa"/>
              <w:bottom w:w="30" w:type="dxa"/>
              <w:right w:w="45" w:type="dxa"/>
            </w:tcMar>
            <w:vAlign w:val="bottom"/>
            <w:hideMark/>
          </w:tcPr>
          <w:p w14:paraId="2BE5CA14"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 + SWIR1 + SWIR2 + NDVI + NDWI + NDMI + SAVI</w:t>
            </w:r>
          </w:p>
        </w:tc>
        <w:tc>
          <w:tcPr>
            <w:tcW w:w="0" w:type="auto"/>
            <w:tcBorders>
              <w:top w:val="single" w:sz="4" w:space="0" w:color="auto"/>
              <w:left w:val="single" w:sz="4" w:space="0" w:color="auto"/>
              <w:bottom w:val="single" w:sz="4" w:space="0" w:color="auto"/>
              <w:right w:val="single" w:sz="6" w:space="0" w:color="FFFFFF"/>
            </w:tcBorders>
            <w:shd w:val="clear" w:color="auto" w:fill="34A853"/>
            <w:tcMar>
              <w:top w:w="30" w:type="dxa"/>
              <w:left w:w="45" w:type="dxa"/>
              <w:bottom w:w="30" w:type="dxa"/>
              <w:right w:w="45" w:type="dxa"/>
            </w:tcMar>
            <w:vAlign w:val="bottom"/>
            <w:hideMark/>
          </w:tcPr>
          <w:p w14:paraId="29862501"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0,844754</w:t>
            </w:r>
          </w:p>
        </w:tc>
      </w:tr>
      <w:tr w:rsidR="00262916" w:rsidRPr="000F7D22" w14:paraId="5E3A3EE3"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34A853"/>
            <w:tcMar>
              <w:top w:w="30" w:type="dxa"/>
              <w:left w:w="45" w:type="dxa"/>
              <w:bottom w:w="30" w:type="dxa"/>
              <w:right w:w="45" w:type="dxa"/>
            </w:tcMar>
            <w:vAlign w:val="bottom"/>
            <w:hideMark/>
          </w:tcPr>
          <w:p w14:paraId="16DCDE55"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 + SWIR1 + SWIR2 + NDVI + NDWI + NDMI + SAVI + Greenness + Wetness + Brightness</w:t>
            </w:r>
          </w:p>
        </w:tc>
        <w:tc>
          <w:tcPr>
            <w:tcW w:w="0" w:type="auto"/>
            <w:tcBorders>
              <w:top w:val="single" w:sz="4" w:space="0" w:color="auto"/>
              <w:left w:val="single" w:sz="4" w:space="0" w:color="auto"/>
              <w:bottom w:val="single" w:sz="4" w:space="0" w:color="auto"/>
              <w:right w:val="single" w:sz="6" w:space="0" w:color="FFFFFF"/>
            </w:tcBorders>
            <w:shd w:val="clear" w:color="auto" w:fill="34A853"/>
            <w:tcMar>
              <w:top w:w="30" w:type="dxa"/>
              <w:left w:w="45" w:type="dxa"/>
              <w:bottom w:w="30" w:type="dxa"/>
              <w:right w:w="45" w:type="dxa"/>
            </w:tcMar>
            <w:vAlign w:val="bottom"/>
            <w:hideMark/>
          </w:tcPr>
          <w:p w14:paraId="324A0F5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0,8398718</w:t>
            </w:r>
          </w:p>
        </w:tc>
      </w:tr>
      <w:tr w:rsidR="00262916" w:rsidRPr="000F7D22" w14:paraId="0FA01775"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93C47D"/>
            <w:tcMar>
              <w:top w:w="30" w:type="dxa"/>
              <w:left w:w="45" w:type="dxa"/>
              <w:bottom w:w="30" w:type="dxa"/>
              <w:right w:w="45" w:type="dxa"/>
            </w:tcMar>
            <w:vAlign w:val="bottom"/>
            <w:hideMark/>
          </w:tcPr>
          <w:p w14:paraId="7B8B6799"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 + SWIR1 + SWIR2</w:t>
            </w:r>
          </w:p>
        </w:tc>
        <w:tc>
          <w:tcPr>
            <w:tcW w:w="0" w:type="auto"/>
            <w:tcBorders>
              <w:top w:val="single" w:sz="4" w:space="0" w:color="auto"/>
              <w:left w:val="single" w:sz="4" w:space="0" w:color="auto"/>
              <w:bottom w:val="single" w:sz="4" w:space="0" w:color="auto"/>
              <w:right w:val="single" w:sz="6" w:space="0" w:color="FFFFFF"/>
            </w:tcBorders>
            <w:shd w:val="clear" w:color="auto" w:fill="93C47D"/>
            <w:tcMar>
              <w:top w:w="30" w:type="dxa"/>
              <w:left w:w="45" w:type="dxa"/>
              <w:bottom w:w="30" w:type="dxa"/>
              <w:right w:w="45" w:type="dxa"/>
            </w:tcMar>
            <w:vAlign w:val="bottom"/>
            <w:hideMark/>
          </w:tcPr>
          <w:p w14:paraId="2E125052"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0,8388044</w:t>
            </w:r>
          </w:p>
        </w:tc>
      </w:tr>
      <w:tr w:rsidR="00262916" w:rsidRPr="000F7D22" w14:paraId="0E41398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93C47D"/>
            <w:tcMar>
              <w:top w:w="30" w:type="dxa"/>
              <w:left w:w="45" w:type="dxa"/>
              <w:bottom w:w="30" w:type="dxa"/>
              <w:right w:w="45" w:type="dxa"/>
            </w:tcMar>
            <w:vAlign w:val="bottom"/>
            <w:hideMark/>
          </w:tcPr>
          <w:p w14:paraId="0BB0A9CA"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 + NIR</w:t>
            </w:r>
          </w:p>
        </w:tc>
        <w:tc>
          <w:tcPr>
            <w:tcW w:w="0" w:type="auto"/>
            <w:tcBorders>
              <w:top w:val="single" w:sz="4" w:space="0" w:color="auto"/>
              <w:left w:val="single" w:sz="4" w:space="0" w:color="auto"/>
              <w:bottom w:val="single" w:sz="4" w:space="0" w:color="auto"/>
              <w:right w:val="single" w:sz="6" w:space="0" w:color="FFFFFF"/>
            </w:tcBorders>
            <w:shd w:val="clear" w:color="auto" w:fill="93C47D"/>
            <w:tcMar>
              <w:top w:w="30" w:type="dxa"/>
              <w:left w:w="45" w:type="dxa"/>
              <w:bottom w:w="30" w:type="dxa"/>
              <w:right w:w="45" w:type="dxa"/>
            </w:tcMar>
            <w:vAlign w:val="bottom"/>
            <w:hideMark/>
          </w:tcPr>
          <w:p w14:paraId="136E6C66"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0,8333813</w:t>
            </w:r>
          </w:p>
        </w:tc>
      </w:tr>
      <w:tr w:rsidR="00262916" w:rsidRPr="000F7D22" w14:paraId="3495A90B"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B6D7A8"/>
            <w:tcMar>
              <w:top w:w="30" w:type="dxa"/>
              <w:left w:w="45" w:type="dxa"/>
              <w:bottom w:w="30" w:type="dxa"/>
              <w:right w:w="45" w:type="dxa"/>
            </w:tcMar>
            <w:vAlign w:val="bottom"/>
            <w:hideMark/>
          </w:tcPr>
          <w:p w14:paraId="7747E965"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 + Green + Red</w:t>
            </w:r>
          </w:p>
        </w:tc>
        <w:tc>
          <w:tcPr>
            <w:tcW w:w="0" w:type="auto"/>
            <w:tcBorders>
              <w:top w:val="single" w:sz="4" w:space="0" w:color="auto"/>
              <w:left w:val="single" w:sz="4" w:space="0" w:color="auto"/>
              <w:bottom w:val="single" w:sz="4" w:space="0" w:color="auto"/>
              <w:right w:val="single" w:sz="6" w:space="0" w:color="FFFFFF"/>
            </w:tcBorders>
            <w:shd w:val="clear" w:color="auto" w:fill="B6D7A8"/>
            <w:tcMar>
              <w:top w:w="30" w:type="dxa"/>
              <w:left w:w="45" w:type="dxa"/>
              <w:bottom w:w="30" w:type="dxa"/>
              <w:right w:w="45" w:type="dxa"/>
            </w:tcMar>
            <w:vAlign w:val="bottom"/>
            <w:hideMark/>
          </w:tcPr>
          <w:p w14:paraId="1CD1B83C"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0,8327737</w:t>
            </w:r>
          </w:p>
        </w:tc>
      </w:tr>
      <w:tr w:rsidR="00262916" w:rsidRPr="000F7D22" w14:paraId="136E7005"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B6D7A8"/>
            <w:tcMar>
              <w:top w:w="30" w:type="dxa"/>
              <w:left w:w="45" w:type="dxa"/>
              <w:bottom w:w="30" w:type="dxa"/>
              <w:right w:w="45" w:type="dxa"/>
            </w:tcMar>
            <w:vAlign w:val="bottom"/>
            <w:hideMark/>
          </w:tcPr>
          <w:p w14:paraId="6C82DD44"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Greenness + Wetness + Brightness + NDVI + NDWI + NDMI + SAVI</w:t>
            </w:r>
          </w:p>
        </w:tc>
        <w:tc>
          <w:tcPr>
            <w:tcW w:w="0" w:type="auto"/>
            <w:tcBorders>
              <w:top w:val="single" w:sz="4" w:space="0" w:color="auto"/>
              <w:left w:val="single" w:sz="4" w:space="0" w:color="auto"/>
              <w:bottom w:val="single" w:sz="4" w:space="0" w:color="auto"/>
              <w:right w:val="single" w:sz="6" w:space="0" w:color="FFFFFF"/>
            </w:tcBorders>
            <w:shd w:val="clear" w:color="auto" w:fill="B6D7A8"/>
            <w:tcMar>
              <w:top w:w="30" w:type="dxa"/>
              <w:left w:w="45" w:type="dxa"/>
              <w:bottom w:w="30" w:type="dxa"/>
              <w:right w:w="45" w:type="dxa"/>
            </w:tcMar>
            <w:vAlign w:val="bottom"/>
            <w:hideMark/>
          </w:tcPr>
          <w:p w14:paraId="736F6479"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0,8295032</w:t>
            </w:r>
          </w:p>
        </w:tc>
      </w:tr>
      <w:tr w:rsidR="00262916" w:rsidRPr="000F7D22" w14:paraId="33454BAA"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D9EAD3"/>
            <w:tcMar>
              <w:top w:w="30" w:type="dxa"/>
              <w:left w:w="45" w:type="dxa"/>
              <w:bottom w:w="30" w:type="dxa"/>
              <w:right w:w="45" w:type="dxa"/>
            </w:tcMar>
            <w:vAlign w:val="bottom"/>
            <w:hideMark/>
          </w:tcPr>
          <w:p w14:paraId="0ECC1F40"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NIR + NDMI</w:t>
            </w:r>
          </w:p>
        </w:tc>
        <w:tc>
          <w:tcPr>
            <w:tcW w:w="0" w:type="auto"/>
            <w:tcBorders>
              <w:top w:val="single" w:sz="4" w:space="0" w:color="auto"/>
              <w:left w:val="single" w:sz="4" w:space="0" w:color="auto"/>
              <w:bottom w:val="single" w:sz="4" w:space="0" w:color="auto"/>
              <w:right w:val="single" w:sz="6" w:space="0" w:color="FFFFFF"/>
            </w:tcBorders>
            <w:shd w:val="clear" w:color="auto" w:fill="D9EAD3"/>
            <w:tcMar>
              <w:top w:w="30" w:type="dxa"/>
              <w:left w:w="45" w:type="dxa"/>
              <w:bottom w:w="30" w:type="dxa"/>
              <w:right w:w="45" w:type="dxa"/>
            </w:tcMar>
            <w:vAlign w:val="bottom"/>
            <w:hideMark/>
          </w:tcPr>
          <w:p w14:paraId="47D78CE7"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0,8198751</w:t>
            </w:r>
          </w:p>
        </w:tc>
      </w:tr>
      <w:tr w:rsidR="00262916" w:rsidRPr="000F7D22" w14:paraId="3CAB987E"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D9EAD3"/>
            <w:tcMar>
              <w:top w:w="30" w:type="dxa"/>
              <w:left w:w="45" w:type="dxa"/>
              <w:bottom w:w="30" w:type="dxa"/>
              <w:right w:w="45" w:type="dxa"/>
            </w:tcMar>
            <w:vAlign w:val="bottom"/>
            <w:hideMark/>
          </w:tcPr>
          <w:p w14:paraId="0474991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NIR</w:t>
            </w:r>
          </w:p>
        </w:tc>
        <w:tc>
          <w:tcPr>
            <w:tcW w:w="0" w:type="auto"/>
            <w:tcBorders>
              <w:top w:val="single" w:sz="4" w:space="0" w:color="auto"/>
              <w:left w:val="single" w:sz="4" w:space="0" w:color="auto"/>
              <w:bottom w:val="single" w:sz="4" w:space="0" w:color="auto"/>
              <w:right w:val="single" w:sz="6" w:space="0" w:color="FFFFFF"/>
            </w:tcBorders>
            <w:shd w:val="clear" w:color="auto" w:fill="D9EAD3"/>
            <w:tcMar>
              <w:top w:w="30" w:type="dxa"/>
              <w:left w:w="45" w:type="dxa"/>
              <w:bottom w:w="30" w:type="dxa"/>
              <w:right w:w="45" w:type="dxa"/>
            </w:tcMar>
            <w:vAlign w:val="bottom"/>
            <w:hideMark/>
          </w:tcPr>
          <w:p w14:paraId="0822DE02"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0,8198327</w:t>
            </w:r>
          </w:p>
        </w:tc>
      </w:tr>
      <w:tr w:rsidR="00262916" w:rsidRPr="000F7D22" w14:paraId="30AEC583"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FF2CC"/>
            <w:tcMar>
              <w:top w:w="30" w:type="dxa"/>
              <w:left w:w="45" w:type="dxa"/>
              <w:bottom w:w="30" w:type="dxa"/>
              <w:right w:w="45" w:type="dxa"/>
            </w:tcMar>
            <w:vAlign w:val="bottom"/>
            <w:hideMark/>
          </w:tcPr>
          <w:p w14:paraId="1E05E23B"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Greenness + Wetness + Brightness</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62C4BDB5"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0,8126214</w:t>
            </w:r>
          </w:p>
        </w:tc>
      </w:tr>
      <w:tr w:rsidR="00262916" w:rsidRPr="000F7D22" w14:paraId="5CCF270E"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FF2CC"/>
            <w:tcMar>
              <w:top w:w="30" w:type="dxa"/>
              <w:left w:w="45" w:type="dxa"/>
              <w:bottom w:w="30" w:type="dxa"/>
              <w:right w:w="45" w:type="dxa"/>
            </w:tcMar>
            <w:vAlign w:val="bottom"/>
            <w:hideMark/>
          </w:tcPr>
          <w:p w14:paraId="3BDBF6A0"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Red</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00912F45"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0,8124956</w:t>
            </w:r>
          </w:p>
        </w:tc>
      </w:tr>
      <w:tr w:rsidR="00262916" w:rsidRPr="000F7D22" w14:paraId="7771FD47" w14:textId="77777777" w:rsidTr="007C5EAB">
        <w:trPr>
          <w:trHeight w:val="315"/>
        </w:trPr>
        <w:tc>
          <w:tcPr>
            <w:tcW w:w="0" w:type="auto"/>
            <w:tcBorders>
              <w:top w:val="single" w:sz="4" w:space="0" w:color="auto"/>
              <w:left w:val="single" w:sz="6" w:space="0" w:color="CCCCCC"/>
              <w:bottom w:val="single" w:sz="4" w:space="0" w:color="auto"/>
              <w:right w:val="single" w:sz="4" w:space="0" w:color="auto"/>
            </w:tcBorders>
            <w:shd w:val="clear" w:color="auto" w:fill="FFF2CC"/>
            <w:tcMar>
              <w:top w:w="30" w:type="dxa"/>
              <w:left w:w="45" w:type="dxa"/>
              <w:bottom w:w="30" w:type="dxa"/>
              <w:right w:w="45" w:type="dxa"/>
            </w:tcMar>
            <w:vAlign w:val="bottom"/>
            <w:hideMark/>
          </w:tcPr>
          <w:p w14:paraId="121A3EB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SWIR2</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13E5F198"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0,8089151</w:t>
            </w:r>
          </w:p>
        </w:tc>
      </w:tr>
      <w:tr w:rsidR="00262916" w:rsidRPr="000F7D22" w14:paraId="26B3C5D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FF2CC"/>
            <w:tcMar>
              <w:top w:w="30" w:type="dxa"/>
              <w:left w:w="45" w:type="dxa"/>
              <w:bottom w:w="30" w:type="dxa"/>
              <w:right w:w="45" w:type="dxa"/>
            </w:tcMar>
            <w:vAlign w:val="bottom"/>
            <w:hideMark/>
          </w:tcPr>
          <w:p w14:paraId="6B0E7B4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 xml:space="preserve">Green </w:t>
            </w:r>
          </w:p>
        </w:tc>
        <w:tc>
          <w:tcPr>
            <w:tcW w:w="0" w:type="auto"/>
            <w:tcBorders>
              <w:top w:val="single" w:sz="4" w:space="0" w:color="auto"/>
              <w:left w:val="single" w:sz="4" w:space="0" w:color="auto"/>
              <w:bottom w:val="single" w:sz="4" w:space="0" w:color="auto"/>
              <w:right w:val="single" w:sz="6" w:space="0" w:color="FFFFFF"/>
            </w:tcBorders>
            <w:shd w:val="clear" w:color="auto" w:fill="FFF2CC"/>
            <w:tcMar>
              <w:top w:w="30" w:type="dxa"/>
              <w:left w:w="45" w:type="dxa"/>
              <w:bottom w:w="30" w:type="dxa"/>
              <w:right w:w="45" w:type="dxa"/>
            </w:tcMar>
            <w:vAlign w:val="bottom"/>
            <w:hideMark/>
          </w:tcPr>
          <w:p w14:paraId="259D82E8"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0,8055279</w:t>
            </w:r>
          </w:p>
        </w:tc>
      </w:tr>
      <w:tr w:rsidR="00262916" w:rsidRPr="000F7D22" w14:paraId="09593ABC"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59B98E7D"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Blue</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3E9C32E4"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0,8000793</w:t>
            </w:r>
          </w:p>
        </w:tc>
      </w:tr>
      <w:tr w:rsidR="00262916" w:rsidRPr="000F7D22" w14:paraId="3F502D96"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3F2EF2F9"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NDWI + NDMI + SAVI</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072C0889"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0,7966787</w:t>
            </w:r>
          </w:p>
        </w:tc>
      </w:tr>
      <w:tr w:rsidR="00262916" w:rsidRPr="000F7D22" w14:paraId="76575FD0"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01F1A7B7"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NDVI + NDMI</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2EBBD14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0,7833422</w:t>
            </w:r>
          </w:p>
        </w:tc>
      </w:tr>
      <w:tr w:rsidR="00262916" w:rsidRPr="000F7D22" w14:paraId="12A53B26"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CE5CD"/>
            <w:tcMar>
              <w:top w:w="30" w:type="dxa"/>
              <w:left w:w="45" w:type="dxa"/>
              <w:bottom w:w="30" w:type="dxa"/>
              <w:right w:w="45" w:type="dxa"/>
            </w:tcMar>
            <w:vAlign w:val="bottom"/>
            <w:hideMark/>
          </w:tcPr>
          <w:p w14:paraId="11039E0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SWIR1</w:t>
            </w:r>
          </w:p>
        </w:tc>
        <w:tc>
          <w:tcPr>
            <w:tcW w:w="0" w:type="auto"/>
            <w:tcBorders>
              <w:top w:val="single" w:sz="4" w:space="0" w:color="auto"/>
              <w:left w:val="single" w:sz="4" w:space="0" w:color="auto"/>
              <w:bottom w:val="single" w:sz="4" w:space="0" w:color="auto"/>
              <w:right w:val="single" w:sz="6" w:space="0" w:color="FFFFFF"/>
            </w:tcBorders>
            <w:shd w:val="clear" w:color="auto" w:fill="FCE5CD"/>
            <w:tcMar>
              <w:top w:w="30" w:type="dxa"/>
              <w:left w:w="45" w:type="dxa"/>
              <w:bottom w:w="30" w:type="dxa"/>
              <w:right w:w="45" w:type="dxa"/>
            </w:tcMar>
            <w:vAlign w:val="bottom"/>
            <w:hideMark/>
          </w:tcPr>
          <w:p w14:paraId="52D363B7"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0,7788457</w:t>
            </w:r>
          </w:p>
        </w:tc>
      </w:tr>
      <w:tr w:rsidR="00262916" w:rsidRPr="000F7D22" w14:paraId="4E40685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4CCCC"/>
            <w:tcMar>
              <w:top w:w="30" w:type="dxa"/>
              <w:left w:w="45" w:type="dxa"/>
              <w:bottom w:w="30" w:type="dxa"/>
              <w:right w:w="45" w:type="dxa"/>
            </w:tcMar>
            <w:vAlign w:val="bottom"/>
            <w:hideMark/>
          </w:tcPr>
          <w:p w14:paraId="67DAE836"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Wetness</w:t>
            </w:r>
          </w:p>
        </w:tc>
        <w:tc>
          <w:tcPr>
            <w:tcW w:w="0" w:type="auto"/>
            <w:tcBorders>
              <w:top w:val="single" w:sz="4" w:space="0" w:color="auto"/>
              <w:left w:val="single" w:sz="4" w:space="0" w:color="auto"/>
              <w:bottom w:val="single" w:sz="4" w:space="0" w:color="auto"/>
              <w:right w:val="single" w:sz="6" w:space="0" w:color="FFFFFF"/>
            </w:tcBorders>
            <w:shd w:val="clear" w:color="auto" w:fill="F4CCCC"/>
            <w:tcMar>
              <w:top w:w="30" w:type="dxa"/>
              <w:left w:w="45" w:type="dxa"/>
              <w:bottom w:w="30" w:type="dxa"/>
              <w:right w:w="45" w:type="dxa"/>
            </w:tcMar>
            <w:vAlign w:val="bottom"/>
            <w:hideMark/>
          </w:tcPr>
          <w:p w14:paraId="540B3D6D"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0,7675543</w:t>
            </w:r>
          </w:p>
        </w:tc>
      </w:tr>
      <w:tr w:rsidR="00262916" w:rsidRPr="000F7D22" w14:paraId="0208E0C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F4CCCC"/>
            <w:tcMar>
              <w:top w:w="30" w:type="dxa"/>
              <w:left w:w="45" w:type="dxa"/>
              <w:bottom w:w="30" w:type="dxa"/>
              <w:right w:w="45" w:type="dxa"/>
            </w:tcMar>
            <w:vAlign w:val="bottom"/>
            <w:hideMark/>
          </w:tcPr>
          <w:p w14:paraId="17EEF6F2"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Greenness</w:t>
            </w:r>
          </w:p>
        </w:tc>
        <w:tc>
          <w:tcPr>
            <w:tcW w:w="0" w:type="auto"/>
            <w:tcBorders>
              <w:top w:val="single" w:sz="4" w:space="0" w:color="auto"/>
              <w:left w:val="single" w:sz="4" w:space="0" w:color="auto"/>
              <w:bottom w:val="single" w:sz="4" w:space="0" w:color="auto"/>
              <w:right w:val="single" w:sz="6" w:space="0" w:color="FFFFFF"/>
            </w:tcBorders>
            <w:shd w:val="clear" w:color="auto" w:fill="F4CCCC"/>
            <w:tcMar>
              <w:top w:w="30" w:type="dxa"/>
              <w:left w:w="45" w:type="dxa"/>
              <w:bottom w:w="30" w:type="dxa"/>
              <w:right w:w="45" w:type="dxa"/>
            </w:tcMar>
            <w:vAlign w:val="bottom"/>
            <w:hideMark/>
          </w:tcPr>
          <w:p w14:paraId="45845DA2"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0,761319</w:t>
            </w:r>
          </w:p>
        </w:tc>
      </w:tr>
      <w:tr w:rsidR="00262916" w:rsidRPr="000F7D22" w14:paraId="3755E2EF"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9999"/>
            <w:tcMar>
              <w:top w:w="30" w:type="dxa"/>
              <w:left w:w="45" w:type="dxa"/>
              <w:bottom w:w="30" w:type="dxa"/>
              <w:right w:w="45" w:type="dxa"/>
            </w:tcMar>
            <w:vAlign w:val="bottom"/>
            <w:hideMark/>
          </w:tcPr>
          <w:p w14:paraId="29A3EC5D"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 xml:space="preserve">NDVI </w:t>
            </w:r>
          </w:p>
        </w:tc>
        <w:tc>
          <w:tcPr>
            <w:tcW w:w="0" w:type="auto"/>
            <w:tcBorders>
              <w:top w:val="single" w:sz="4" w:space="0" w:color="auto"/>
              <w:left w:val="single" w:sz="4" w:space="0" w:color="auto"/>
              <w:bottom w:val="single" w:sz="4" w:space="0" w:color="auto"/>
              <w:right w:val="single" w:sz="6" w:space="0" w:color="FFFFFF"/>
            </w:tcBorders>
            <w:shd w:val="clear" w:color="auto" w:fill="EA9999"/>
            <w:tcMar>
              <w:top w:w="30" w:type="dxa"/>
              <w:left w:w="45" w:type="dxa"/>
              <w:bottom w:w="30" w:type="dxa"/>
              <w:right w:w="45" w:type="dxa"/>
            </w:tcMar>
            <w:vAlign w:val="bottom"/>
            <w:hideMark/>
          </w:tcPr>
          <w:p w14:paraId="10AF7CDD"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0,7554752</w:t>
            </w:r>
          </w:p>
        </w:tc>
      </w:tr>
      <w:tr w:rsidR="00262916" w:rsidRPr="000F7D22" w14:paraId="4F65868D"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9999"/>
            <w:tcMar>
              <w:top w:w="30" w:type="dxa"/>
              <w:left w:w="45" w:type="dxa"/>
              <w:bottom w:w="30" w:type="dxa"/>
              <w:right w:w="45" w:type="dxa"/>
            </w:tcMar>
            <w:vAlign w:val="bottom"/>
            <w:hideMark/>
          </w:tcPr>
          <w:p w14:paraId="74EFAA96"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SAVI</w:t>
            </w:r>
          </w:p>
        </w:tc>
        <w:tc>
          <w:tcPr>
            <w:tcW w:w="0" w:type="auto"/>
            <w:tcBorders>
              <w:top w:val="single" w:sz="4" w:space="0" w:color="auto"/>
              <w:left w:val="single" w:sz="4" w:space="0" w:color="auto"/>
              <w:bottom w:val="single" w:sz="4" w:space="0" w:color="auto"/>
              <w:right w:val="single" w:sz="6" w:space="0" w:color="FFFFFF"/>
            </w:tcBorders>
            <w:shd w:val="clear" w:color="auto" w:fill="EA9999"/>
            <w:tcMar>
              <w:top w:w="30" w:type="dxa"/>
              <w:left w:w="45" w:type="dxa"/>
              <w:bottom w:w="30" w:type="dxa"/>
              <w:right w:w="45" w:type="dxa"/>
            </w:tcMar>
            <w:vAlign w:val="bottom"/>
            <w:hideMark/>
          </w:tcPr>
          <w:p w14:paraId="29702C7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0,7552823</w:t>
            </w:r>
          </w:p>
        </w:tc>
      </w:tr>
      <w:tr w:rsidR="00262916" w:rsidRPr="000F7D22" w14:paraId="24E38B5B"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06666"/>
            <w:tcMar>
              <w:top w:w="30" w:type="dxa"/>
              <w:left w:w="45" w:type="dxa"/>
              <w:bottom w:w="30" w:type="dxa"/>
              <w:right w:w="45" w:type="dxa"/>
            </w:tcMar>
            <w:vAlign w:val="bottom"/>
            <w:hideMark/>
          </w:tcPr>
          <w:p w14:paraId="04E79C1A"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Brightness</w:t>
            </w:r>
          </w:p>
        </w:tc>
        <w:tc>
          <w:tcPr>
            <w:tcW w:w="0" w:type="auto"/>
            <w:tcBorders>
              <w:top w:val="single" w:sz="4" w:space="0" w:color="auto"/>
              <w:left w:val="single" w:sz="4" w:space="0" w:color="auto"/>
              <w:bottom w:val="single" w:sz="4" w:space="0" w:color="auto"/>
              <w:right w:val="single" w:sz="6" w:space="0" w:color="FFFFFF"/>
            </w:tcBorders>
            <w:shd w:val="clear" w:color="auto" w:fill="E06666"/>
            <w:tcMar>
              <w:top w:w="30" w:type="dxa"/>
              <w:left w:w="45" w:type="dxa"/>
              <w:bottom w:w="30" w:type="dxa"/>
              <w:right w:w="45" w:type="dxa"/>
            </w:tcMar>
            <w:vAlign w:val="bottom"/>
            <w:hideMark/>
          </w:tcPr>
          <w:p w14:paraId="445C52DC"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0,7159552</w:t>
            </w:r>
          </w:p>
        </w:tc>
      </w:tr>
      <w:tr w:rsidR="00262916" w:rsidRPr="000F7D22" w14:paraId="13C00202"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06666"/>
            <w:tcMar>
              <w:top w:w="30" w:type="dxa"/>
              <w:left w:w="45" w:type="dxa"/>
              <w:bottom w:w="30" w:type="dxa"/>
              <w:right w:w="45" w:type="dxa"/>
            </w:tcMar>
            <w:vAlign w:val="bottom"/>
            <w:hideMark/>
          </w:tcPr>
          <w:p w14:paraId="4865D5D5" w14:textId="77777777" w:rsidR="00262916" w:rsidRPr="000F7D22" w:rsidRDefault="00262916" w:rsidP="007C5EAB">
            <w:pPr>
              <w:spacing w:line="360" w:lineRule="auto"/>
              <w:jc w:val="center"/>
              <w:rPr>
                <w:rFonts w:ascii="Times New Roman" w:eastAsia="Times New Roman" w:hAnsi="Times New Roman" w:cs="Times New Roman"/>
                <w:b/>
                <w:bCs/>
                <w:sz w:val="24"/>
                <w:szCs w:val="24"/>
                <w:lang w:val="en-US"/>
              </w:rPr>
            </w:pPr>
            <w:r w:rsidRPr="000F7D22">
              <w:rPr>
                <w:rFonts w:ascii="Times New Roman" w:eastAsia="Times New Roman" w:hAnsi="Times New Roman" w:cs="Times New Roman"/>
                <w:b/>
                <w:bCs/>
                <w:sz w:val="24"/>
                <w:szCs w:val="24"/>
                <w:lang w:val="en-US"/>
              </w:rPr>
              <w:t>NDMI</w:t>
            </w:r>
          </w:p>
        </w:tc>
        <w:tc>
          <w:tcPr>
            <w:tcW w:w="0" w:type="auto"/>
            <w:tcBorders>
              <w:top w:val="single" w:sz="4" w:space="0" w:color="auto"/>
              <w:left w:val="single" w:sz="4" w:space="0" w:color="auto"/>
              <w:bottom w:val="single" w:sz="4" w:space="0" w:color="auto"/>
              <w:right w:val="single" w:sz="6" w:space="0" w:color="FFFFFF"/>
            </w:tcBorders>
            <w:shd w:val="clear" w:color="auto" w:fill="E06666"/>
            <w:tcMar>
              <w:top w:w="30" w:type="dxa"/>
              <w:left w:w="45" w:type="dxa"/>
              <w:bottom w:w="30" w:type="dxa"/>
              <w:right w:w="45" w:type="dxa"/>
            </w:tcMar>
            <w:vAlign w:val="bottom"/>
            <w:hideMark/>
          </w:tcPr>
          <w:p w14:paraId="05C939EE"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0,7060223</w:t>
            </w:r>
          </w:p>
        </w:tc>
      </w:tr>
      <w:tr w:rsidR="00262916" w:rsidRPr="000F7D22" w14:paraId="3A2A4C7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4335"/>
            <w:tcMar>
              <w:top w:w="30" w:type="dxa"/>
              <w:left w:w="45" w:type="dxa"/>
              <w:bottom w:w="30" w:type="dxa"/>
              <w:right w:w="45" w:type="dxa"/>
            </w:tcMar>
            <w:vAlign w:val="bottom"/>
            <w:hideMark/>
          </w:tcPr>
          <w:p w14:paraId="4819B016"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NDWI</w:t>
            </w:r>
          </w:p>
        </w:tc>
        <w:tc>
          <w:tcPr>
            <w:tcW w:w="0" w:type="auto"/>
            <w:tcBorders>
              <w:top w:val="single" w:sz="4" w:space="0" w:color="auto"/>
              <w:left w:val="single" w:sz="4" w:space="0" w:color="auto"/>
              <w:bottom w:val="single" w:sz="4" w:space="0" w:color="auto"/>
              <w:right w:val="single" w:sz="6" w:space="0" w:color="FFFFFF"/>
            </w:tcBorders>
            <w:shd w:val="clear" w:color="auto" w:fill="EA4335"/>
            <w:tcMar>
              <w:top w:w="30" w:type="dxa"/>
              <w:left w:w="45" w:type="dxa"/>
              <w:bottom w:w="30" w:type="dxa"/>
              <w:right w:w="45" w:type="dxa"/>
            </w:tcMar>
            <w:vAlign w:val="bottom"/>
            <w:hideMark/>
          </w:tcPr>
          <w:p w14:paraId="1C852006"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0,6343948</w:t>
            </w:r>
          </w:p>
        </w:tc>
      </w:tr>
      <w:tr w:rsidR="00262916" w:rsidRPr="000F7D22" w14:paraId="17563EC7" w14:textId="77777777" w:rsidTr="007C5EAB">
        <w:trPr>
          <w:trHeight w:val="315"/>
        </w:trPr>
        <w:tc>
          <w:tcPr>
            <w:tcW w:w="0" w:type="auto"/>
            <w:tcBorders>
              <w:top w:val="single" w:sz="4" w:space="0" w:color="auto"/>
              <w:left w:val="single" w:sz="6" w:space="0" w:color="FFFFFF"/>
              <w:bottom w:val="single" w:sz="4" w:space="0" w:color="auto"/>
              <w:right w:val="single" w:sz="4" w:space="0" w:color="auto"/>
            </w:tcBorders>
            <w:shd w:val="clear" w:color="auto" w:fill="EA4335"/>
            <w:tcMar>
              <w:top w:w="30" w:type="dxa"/>
              <w:left w:w="45" w:type="dxa"/>
              <w:bottom w:w="30" w:type="dxa"/>
              <w:right w:w="45" w:type="dxa"/>
            </w:tcMar>
            <w:vAlign w:val="bottom"/>
            <w:hideMark/>
          </w:tcPr>
          <w:p w14:paraId="03C4333F" w14:textId="77777777" w:rsidR="00262916" w:rsidRPr="000F7D22" w:rsidRDefault="00262916" w:rsidP="007C5EAB">
            <w:pPr>
              <w:spacing w:line="360" w:lineRule="auto"/>
              <w:jc w:val="center"/>
              <w:rPr>
                <w:rFonts w:ascii="Times New Roman" w:eastAsia="Times New Roman" w:hAnsi="Times New Roman" w:cs="Times New Roman"/>
                <w:b/>
                <w:bCs/>
                <w:color w:val="000000"/>
                <w:sz w:val="24"/>
                <w:szCs w:val="24"/>
                <w:lang w:val="en-US"/>
              </w:rPr>
            </w:pPr>
            <w:r w:rsidRPr="000F7D22">
              <w:rPr>
                <w:rFonts w:ascii="Times New Roman" w:eastAsia="Times New Roman" w:hAnsi="Times New Roman" w:cs="Times New Roman"/>
                <w:b/>
                <w:bCs/>
                <w:color w:val="000000"/>
                <w:sz w:val="24"/>
                <w:szCs w:val="24"/>
                <w:lang w:val="en-US"/>
              </w:rPr>
              <w:t>NIR</w:t>
            </w:r>
          </w:p>
        </w:tc>
        <w:tc>
          <w:tcPr>
            <w:tcW w:w="0" w:type="auto"/>
            <w:tcBorders>
              <w:top w:val="single" w:sz="4" w:space="0" w:color="auto"/>
              <w:left w:val="single" w:sz="4" w:space="0" w:color="auto"/>
              <w:bottom w:val="single" w:sz="4" w:space="0" w:color="auto"/>
              <w:right w:val="single" w:sz="6" w:space="0" w:color="FFFFFF"/>
            </w:tcBorders>
            <w:shd w:val="clear" w:color="auto" w:fill="EA4335"/>
            <w:tcMar>
              <w:top w:w="30" w:type="dxa"/>
              <w:left w:w="45" w:type="dxa"/>
              <w:bottom w:w="30" w:type="dxa"/>
              <w:right w:w="45" w:type="dxa"/>
            </w:tcMar>
            <w:vAlign w:val="bottom"/>
            <w:hideMark/>
          </w:tcPr>
          <w:p w14:paraId="18EEAC57"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0,5760713</w:t>
            </w:r>
          </w:p>
        </w:tc>
      </w:tr>
    </w:tbl>
    <w:p w14:paraId="62B32278" w14:textId="77777777" w:rsidR="00262916" w:rsidRDefault="00262916" w:rsidP="00262916">
      <w:pPr>
        <w:spacing w:line="360" w:lineRule="auto"/>
        <w:jc w:val="both"/>
        <w:rPr>
          <w:rFonts w:ascii="Times New Roman" w:hAnsi="Times New Roman" w:cs="Times New Roman"/>
          <w:sz w:val="24"/>
          <w:szCs w:val="24"/>
        </w:rPr>
      </w:pPr>
    </w:p>
    <w:p w14:paraId="0D3E4F0E" w14:textId="77777777" w:rsidR="00262916" w:rsidRDefault="00262916" w:rsidP="00262916">
      <w:pPr>
        <w:spacing w:line="360" w:lineRule="auto"/>
        <w:jc w:val="both"/>
        <w:rPr>
          <w:rFonts w:ascii="Times New Roman" w:hAnsi="Times New Roman" w:cs="Times New Roman"/>
          <w:sz w:val="24"/>
          <w:szCs w:val="24"/>
        </w:rPr>
      </w:pPr>
    </w:p>
    <w:p w14:paraId="2A6B906C" w14:textId="77777777" w:rsidR="00262916" w:rsidRDefault="00262916" w:rsidP="00262916">
      <w:pPr>
        <w:spacing w:line="360" w:lineRule="auto"/>
        <w:jc w:val="both"/>
        <w:rPr>
          <w:rFonts w:ascii="Times New Roman" w:hAnsi="Times New Roman" w:cs="Times New Roman"/>
          <w:sz w:val="24"/>
          <w:szCs w:val="24"/>
        </w:rPr>
      </w:pPr>
    </w:p>
    <w:p w14:paraId="7B904BE2" w14:textId="77777777" w:rsidR="00262916" w:rsidRDefault="00262916" w:rsidP="00262916">
      <w:pPr>
        <w:spacing w:line="360" w:lineRule="auto"/>
        <w:jc w:val="both"/>
        <w:rPr>
          <w:rFonts w:ascii="Times New Roman" w:hAnsi="Times New Roman" w:cs="Times New Roman"/>
          <w:sz w:val="24"/>
          <w:szCs w:val="24"/>
        </w:rPr>
      </w:pPr>
    </w:p>
    <w:p w14:paraId="69BC1655" w14:textId="6AB304EF" w:rsidR="00262916" w:rsidRDefault="00AE1C57" w:rsidP="0026291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31539" wp14:editId="4F2C1F21">
            <wp:extent cx="5400675" cy="38195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14:paraId="6FB1B72F" w14:textId="77777777" w:rsidR="00262916" w:rsidRPr="000F7D22" w:rsidRDefault="00262916" w:rsidP="00262916">
      <w:pPr>
        <w:spacing w:line="360" w:lineRule="auto"/>
        <w:jc w:val="center"/>
        <w:rPr>
          <w:rFonts w:ascii="Times New Roman" w:hAnsi="Times New Roman" w:cs="Times New Roman"/>
          <w:color w:val="000000"/>
          <w:sz w:val="24"/>
          <w:szCs w:val="24"/>
        </w:rPr>
      </w:pPr>
      <w:r w:rsidRPr="000F7D22">
        <w:rPr>
          <w:rFonts w:ascii="Times New Roman" w:hAnsi="Times New Roman" w:cs="Times New Roman"/>
          <w:color w:val="000000"/>
          <w:sz w:val="24"/>
          <w:szCs w:val="24"/>
        </w:rPr>
        <w:t xml:space="preserve">Figura </w:t>
      </w:r>
      <w:r>
        <w:rPr>
          <w:rFonts w:ascii="Times New Roman" w:hAnsi="Times New Roman" w:cs="Times New Roman"/>
          <w:color w:val="000000"/>
          <w:sz w:val="24"/>
          <w:szCs w:val="24"/>
        </w:rPr>
        <w:t>1</w:t>
      </w:r>
      <w:r w:rsidRPr="000F7D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Área de estudo: Bacia Hidrográfica do Rio São João</w:t>
      </w:r>
    </w:p>
    <w:p w14:paraId="0FCD6D07" w14:textId="70D13DC1" w:rsidR="00262916" w:rsidRDefault="00262916" w:rsidP="00262916">
      <w:pPr>
        <w:spacing w:line="360" w:lineRule="auto"/>
        <w:jc w:val="both"/>
        <w:rPr>
          <w:rFonts w:ascii="Times New Roman" w:hAnsi="Times New Roman" w:cs="Times New Roman"/>
          <w:sz w:val="24"/>
          <w:szCs w:val="24"/>
        </w:rPr>
      </w:pPr>
    </w:p>
    <w:p w14:paraId="263B1BC3" w14:textId="44A4CB0D" w:rsidR="00AE1C57" w:rsidRDefault="00AE1C57" w:rsidP="00262916">
      <w:pPr>
        <w:spacing w:line="360" w:lineRule="auto"/>
        <w:jc w:val="both"/>
        <w:rPr>
          <w:rFonts w:ascii="Times New Roman" w:hAnsi="Times New Roman" w:cs="Times New Roman"/>
          <w:sz w:val="24"/>
          <w:szCs w:val="24"/>
        </w:rPr>
      </w:pPr>
    </w:p>
    <w:p w14:paraId="010E88F1" w14:textId="25A84983" w:rsidR="00AE1C57" w:rsidRDefault="00AE1C57" w:rsidP="00262916">
      <w:pPr>
        <w:spacing w:line="360" w:lineRule="auto"/>
        <w:jc w:val="both"/>
        <w:rPr>
          <w:rFonts w:ascii="Times New Roman" w:hAnsi="Times New Roman" w:cs="Times New Roman"/>
          <w:sz w:val="24"/>
          <w:szCs w:val="24"/>
        </w:rPr>
      </w:pPr>
    </w:p>
    <w:p w14:paraId="4418F6C4" w14:textId="33341944" w:rsidR="00AE1C57" w:rsidRDefault="00A42CAB" w:rsidP="0026291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FED227" wp14:editId="517FE9AB">
            <wp:extent cx="5400675" cy="5114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2A59A26D" w14:textId="17BB86E7" w:rsidR="00AE1C57" w:rsidRPr="000F7D22" w:rsidRDefault="00AE1C57" w:rsidP="00AE1C57">
      <w:pPr>
        <w:spacing w:line="360" w:lineRule="auto"/>
        <w:jc w:val="center"/>
        <w:rPr>
          <w:rFonts w:ascii="Times New Roman" w:hAnsi="Times New Roman" w:cs="Times New Roman"/>
          <w:color w:val="000000"/>
          <w:sz w:val="24"/>
          <w:szCs w:val="24"/>
        </w:rPr>
      </w:pPr>
      <w:r w:rsidRPr="000F7D22">
        <w:rPr>
          <w:rFonts w:ascii="Times New Roman" w:hAnsi="Times New Roman" w:cs="Times New Roman"/>
          <w:color w:val="000000"/>
          <w:sz w:val="24"/>
          <w:szCs w:val="24"/>
        </w:rPr>
        <w:t xml:space="preserve">Figura </w:t>
      </w:r>
      <w:r>
        <w:rPr>
          <w:rFonts w:ascii="Times New Roman" w:hAnsi="Times New Roman" w:cs="Times New Roman"/>
          <w:color w:val="000000"/>
          <w:sz w:val="24"/>
          <w:szCs w:val="24"/>
        </w:rPr>
        <w:t>2</w:t>
      </w:r>
      <w:r w:rsidRPr="000F7D22">
        <w:rPr>
          <w:rFonts w:ascii="Times New Roman" w:hAnsi="Times New Roman" w:cs="Times New Roman"/>
          <w:color w:val="000000"/>
          <w:sz w:val="24"/>
          <w:szCs w:val="24"/>
        </w:rPr>
        <w:t xml:space="preserve">. </w:t>
      </w:r>
      <w:r>
        <w:rPr>
          <w:rFonts w:ascii="Times New Roman" w:hAnsi="Times New Roman" w:cs="Times New Roman"/>
          <w:color w:val="000000"/>
          <w:sz w:val="24"/>
          <w:szCs w:val="24"/>
        </w:rPr>
        <w:t>Fluxograma demonstrando o processo de validação cruzada. Todo o processo foi repetido para cada combinação de banda utilizada no estudo, totalizando 24 processos independentes.</w:t>
      </w:r>
    </w:p>
    <w:p w14:paraId="7EF8CC1D" w14:textId="77777777" w:rsidR="00AE1C57" w:rsidRPr="00A71030" w:rsidRDefault="00AE1C57" w:rsidP="00262916">
      <w:pPr>
        <w:spacing w:line="360" w:lineRule="auto"/>
        <w:jc w:val="both"/>
        <w:rPr>
          <w:rFonts w:ascii="Times New Roman" w:hAnsi="Times New Roman" w:cs="Times New Roman"/>
          <w:sz w:val="24"/>
          <w:szCs w:val="24"/>
        </w:rPr>
      </w:pPr>
    </w:p>
    <w:p w14:paraId="56DC6F32" w14:textId="77777777" w:rsidR="00262916" w:rsidRPr="000F7D22" w:rsidRDefault="00262916" w:rsidP="00262916">
      <w:pPr>
        <w:spacing w:line="360" w:lineRule="auto"/>
        <w:jc w:val="both"/>
        <w:rPr>
          <w:rFonts w:ascii="Times New Roman" w:hAnsi="Times New Roman" w:cs="Times New Roman"/>
          <w:sz w:val="24"/>
          <w:szCs w:val="24"/>
        </w:rPr>
      </w:pPr>
      <w:r w:rsidRPr="000F7D22">
        <w:rPr>
          <w:rFonts w:ascii="Times New Roman" w:hAnsi="Times New Roman" w:cs="Times New Roman"/>
          <w:noProof/>
          <w:sz w:val="24"/>
          <w:szCs w:val="24"/>
        </w:rPr>
        <w:lastRenderedPageBreak/>
        <w:drawing>
          <wp:inline distT="0" distB="0" distL="0" distR="0" wp14:anchorId="01FBEC6C" wp14:editId="38A98FF3">
            <wp:extent cx="5734050" cy="40481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inline>
        </w:drawing>
      </w:r>
    </w:p>
    <w:p w14:paraId="61A2C035" w14:textId="0E3F1B46" w:rsidR="00262916" w:rsidRPr="000F7D22" w:rsidRDefault="00262916" w:rsidP="00262916">
      <w:pPr>
        <w:spacing w:line="360" w:lineRule="auto"/>
        <w:jc w:val="center"/>
        <w:rPr>
          <w:rFonts w:ascii="Times New Roman" w:hAnsi="Times New Roman" w:cs="Times New Roman"/>
          <w:color w:val="000000"/>
          <w:sz w:val="24"/>
          <w:szCs w:val="24"/>
        </w:rPr>
      </w:pPr>
      <w:r w:rsidRPr="000F7D22">
        <w:rPr>
          <w:rFonts w:ascii="Times New Roman" w:hAnsi="Times New Roman" w:cs="Times New Roman"/>
          <w:color w:val="000000"/>
          <w:sz w:val="24"/>
          <w:szCs w:val="24"/>
        </w:rPr>
        <w:t xml:space="preserve">Figura </w:t>
      </w:r>
      <w:r w:rsidR="00AE1C57">
        <w:rPr>
          <w:rFonts w:ascii="Times New Roman" w:hAnsi="Times New Roman" w:cs="Times New Roman"/>
          <w:color w:val="000000"/>
          <w:sz w:val="24"/>
          <w:szCs w:val="24"/>
        </w:rPr>
        <w:t>3</w:t>
      </w:r>
      <w:r w:rsidRPr="000F7D22">
        <w:rPr>
          <w:rFonts w:ascii="Times New Roman" w:hAnsi="Times New Roman" w:cs="Times New Roman"/>
          <w:color w:val="000000"/>
          <w:sz w:val="24"/>
          <w:szCs w:val="24"/>
        </w:rPr>
        <w:t>. Classificação final gerada no Google Earth Engine (Classificação final)</w:t>
      </w:r>
    </w:p>
    <w:p w14:paraId="3BB49270" w14:textId="77777777" w:rsidR="00262916" w:rsidRDefault="00262916" w:rsidP="00262916">
      <w:pPr>
        <w:spacing w:line="360" w:lineRule="auto"/>
        <w:jc w:val="both"/>
        <w:rPr>
          <w:rFonts w:ascii="Times New Roman" w:hAnsi="Times New Roman" w:cs="Times New Roman"/>
          <w:sz w:val="24"/>
          <w:szCs w:val="24"/>
        </w:rPr>
      </w:pPr>
    </w:p>
    <w:p w14:paraId="19629CB8" w14:textId="77777777" w:rsidR="00262916" w:rsidRDefault="00262916" w:rsidP="00262916">
      <w:pPr>
        <w:spacing w:line="360" w:lineRule="auto"/>
        <w:jc w:val="both"/>
        <w:rPr>
          <w:rFonts w:ascii="Times New Roman" w:hAnsi="Times New Roman" w:cs="Times New Roman"/>
          <w:sz w:val="24"/>
          <w:szCs w:val="24"/>
        </w:rPr>
      </w:pPr>
    </w:p>
    <w:p w14:paraId="77230400" w14:textId="77777777" w:rsidR="00262916" w:rsidRDefault="00262916" w:rsidP="00262916">
      <w:pPr>
        <w:spacing w:line="360" w:lineRule="auto"/>
        <w:jc w:val="both"/>
        <w:rPr>
          <w:rFonts w:ascii="Times New Roman" w:hAnsi="Times New Roman" w:cs="Times New Roman"/>
          <w:sz w:val="24"/>
          <w:szCs w:val="24"/>
        </w:rPr>
      </w:pPr>
    </w:p>
    <w:p w14:paraId="155D66F1" w14:textId="77777777" w:rsidR="00262916" w:rsidRDefault="00262916" w:rsidP="00262916">
      <w:pPr>
        <w:spacing w:line="360" w:lineRule="auto"/>
        <w:jc w:val="both"/>
        <w:rPr>
          <w:rFonts w:ascii="Times New Roman" w:hAnsi="Times New Roman" w:cs="Times New Roman"/>
          <w:sz w:val="24"/>
          <w:szCs w:val="24"/>
        </w:rPr>
      </w:pPr>
    </w:p>
    <w:p w14:paraId="3B42F79B" w14:textId="77777777" w:rsidR="00262916" w:rsidRPr="000F7D22" w:rsidRDefault="00262916" w:rsidP="00262916">
      <w:pPr>
        <w:spacing w:line="360" w:lineRule="auto"/>
        <w:jc w:val="center"/>
        <w:rPr>
          <w:rFonts w:ascii="Times New Roman" w:hAnsi="Times New Roman" w:cs="Times New Roman"/>
          <w:b/>
          <w:sz w:val="24"/>
          <w:szCs w:val="24"/>
        </w:rPr>
      </w:pPr>
      <w:r w:rsidRPr="000F7D22">
        <w:rPr>
          <w:rFonts w:ascii="Times New Roman" w:hAnsi="Times New Roman" w:cs="Times New Roman"/>
          <w:b/>
          <w:sz w:val="24"/>
          <w:szCs w:val="24"/>
        </w:rPr>
        <w:t>TABELA 2: RESULTADOS DO TESTE DE TUKEY</w:t>
      </w:r>
    </w:p>
    <w:tbl>
      <w:tblPr>
        <w:tblW w:w="0" w:type="dxa"/>
        <w:jc w:val="center"/>
        <w:tblCellMar>
          <w:left w:w="0" w:type="dxa"/>
          <w:right w:w="0" w:type="dxa"/>
        </w:tblCellMar>
        <w:tblLook w:val="04A0" w:firstRow="1" w:lastRow="0" w:firstColumn="1" w:lastColumn="0" w:noHBand="0" w:noVBand="1"/>
      </w:tblPr>
      <w:tblGrid>
        <w:gridCol w:w="3003"/>
        <w:gridCol w:w="1110"/>
      </w:tblGrid>
      <w:tr w:rsidR="00262916" w:rsidRPr="000F7D22" w14:paraId="1D44D13F"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1321B6CD"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proofErr w:type="spellStart"/>
            <w:r w:rsidRPr="000F7D22">
              <w:rPr>
                <w:rFonts w:ascii="Times New Roman" w:eastAsia="Times New Roman" w:hAnsi="Times New Roman" w:cs="Times New Roman"/>
                <w:sz w:val="24"/>
                <w:szCs w:val="24"/>
                <w:lang w:val="en-US"/>
              </w:rPr>
              <w:t>Combinação</w:t>
            </w:r>
            <w:proofErr w:type="spellEnd"/>
            <w:r w:rsidRPr="000F7D22">
              <w:rPr>
                <w:rFonts w:ascii="Times New Roman" w:eastAsia="Times New Roman" w:hAnsi="Times New Roman" w:cs="Times New Roman"/>
                <w:sz w:val="24"/>
                <w:szCs w:val="24"/>
                <w:lang w:val="en-US"/>
              </w:rPr>
              <w:t xml:space="preserve"> (Teste de Tukey)</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30" w:type="dxa"/>
              <w:left w:w="45" w:type="dxa"/>
              <w:bottom w:w="30" w:type="dxa"/>
              <w:right w:w="45" w:type="dxa"/>
            </w:tcMar>
            <w:vAlign w:val="bottom"/>
            <w:hideMark/>
          </w:tcPr>
          <w:p w14:paraId="0F6E8083"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Valor-p</w:t>
            </w:r>
          </w:p>
        </w:tc>
      </w:tr>
      <w:tr w:rsidR="00262916" w:rsidRPr="000F7D22" w14:paraId="6FC9B2BD"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741C2571"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proofErr w:type="spellStart"/>
            <w:r w:rsidRPr="000F7D22">
              <w:rPr>
                <w:rFonts w:ascii="Times New Roman" w:eastAsia="Times New Roman" w:hAnsi="Times New Roman" w:cs="Times New Roman"/>
                <w:sz w:val="24"/>
                <w:szCs w:val="24"/>
                <w:lang w:val="en-US"/>
              </w:rPr>
              <w:t>Mapbiomas</w:t>
            </w:r>
            <w:proofErr w:type="spellEnd"/>
            <w:r w:rsidRPr="000F7D22">
              <w:rPr>
                <w:rFonts w:ascii="Times New Roman" w:eastAsia="Times New Roman" w:hAnsi="Times New Roman" w:cs="Times New Roman"/>
                <w:sz w:val="24"/>
                <w:szCs w:val="24"/>
                <w:lang w:val="en-US"/>
              </w:rPr>
              <w:t xml:space="preserve"> - FOR</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76D54BCB"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0,0008489</w:t>
            </w:r>
          </w:p>
        </w:tc>
      </w:tr>
      <w:tr w:rsidR="00262916" w:rsidRPr="000F7D22" w14:paraId="223E4933"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7DAF093"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RF - FOR</w:t>
            </w:r>
          </w:p>
        </w:tc>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54C113F"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0,1841643</w:t>
            </w:r>
          </w:p>
        </w:tc>
      </w:tr>
      <w:tr w:rsidR="00262916" w:rsidRPr="000F7D22" w14:paraId="351E5451" w14:textId="77777777" w:rsidTr="007C5EAB">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A8ADC8E"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 xml:space="preserve">RF - </w:t>
            </w:r>
            <w:proofErr w:type="spellStart"/>
            <w:r w:rsidRPr="000F7D22">
              <w:rPr>
                <w:rFonts w:ascii="Times New Roman" w:eastAsia="Times New Roman" w:hAnsi="Times New Roman" w:cs="Times New Roman"/>
                <w:sz w:val="24"/>
                <w:szCs w:val="24"/>
                <w:lang w:val="en-US"/>
              </w:rPr>
              <w:t>Mapbiomas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C3C01D0" w14:textId="77777777" w:rsidR="00262916" w:rsidRPr="000F7D22" w:rsidRDefault="00262916" w:rsidP="007C5EAB">
            <w:pPr>
              <w:spacing w:line="360" w:lineRule="auto"/>
              <w:jc w:val="center"/>
              <w:rPr>
                <w:rFonts w:ascii="Times New Roman" w:eastAsia="Times New Roman" w:hAnsi="Times New Roman" w:cs="Times New Roman"/>
                <w:sz w:val="24"/>
                <w:szCs w:val="24"/>
                <w:lang w:val="en-US"/>
              </w:rPr>
            </w:pPr>
            <w:r w:rsidRPr="000F7D22">
              <w:rPr>
                <w:rFonts w:ascii="Times New Roman" w:eastAsia="Times New Roman" w:hAnsi="Times New Roman" w:cs="Times New Roman"/>
                <w:sz w:val="24"/>
                <w:szCs w:val="24"/>
                <w:lang w:val="en-US"/>
              </w:rPr>
              <w:t>0,0000002</w:t>
            </w:r>
          </w:p>
        </w:tc>
      </w:tr>
    </w:tbl>
    <w:p w14:paraId="67957367" w14:textId="77777777" w:rsidR="00262916" w:rsidRPr="00A71030" w:rsidRDefault="00262916" w:rsidP="00262916">
      <w:pPr>
        <w:spacing w:line="360" w:lineRule="auto"/>
        <w:jc w:val="both"/>
        <w:rPr>
          <w:rFonts w:ascii="Times New Roman" w:hAnsi="Times New Roman" w:cs="Times New Roman"/>
          <w:sz w:val="24"/>
          <w:szCs w:val="24"/>
        </w:rPr>
      </w:pPr>
    </w:p>
    <w:p w14:paraId="134B8694" w14:textId="77777777" w:rsidR="00262916" w:rsidRDefault="00262916"/>
    <w:sectPr w:rsidR="00262916" w:rsidSect="00E6194A">
      <w:pgSz w:w="11909" w:h="16834" w:code="9"/>
      <w:pgMar w:top="1440" w:right="170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64BD3" w14:textId="77777777" w:rsidR="00786E24" w:rsidRDefault="00786E24" w:rsidP="00E35C01">
      <w:pPr>
        <w:spacing w:line="240" w:lineRule="auto"/>
      </w:pPr>
      <w:r>
        <w:separator/>
      </w:r>
    </w:p>
  </w:endnote>
  <w:endnote w:type="continuationSeparator" w:id="0">
    <w:p w14:paraId="017EF229" w14:textId="77777777" w:rsidR="00786E24" w:rsidRDefault="00786E24" w:rsidP="00E35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44A04" w14:textId="77777777" w:rsidR="00786E24" w:rsidRDefault="00786E24" w:rsidP="00E35C01">
      <w:pPr>
        <w:spacing w:line="240" w:lineRule="auto"/>
      </w:pPr>
      <w:r>
        <w:separator/>
      </w:r>
    </w:p>
  </w:footnote>
  <w:footnote w:type="continuationSeparator" w:id="0">
    <w:p w14:paraId="030A3B90" w14:textId="77777777" w:rsidR="00786E24" w:rsidRDefault="00786E24" w:rsidP="00E35C0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916"/>
    <w:rsid w:val="00032894"/>
    <w:rsid w:val="00041A91"/>
    <w:rsid w:val="00041BA3"/>
    <w:rsid w:val="0005231D"/>
    <w:rsid w:val="0007743D"/>
    <w:rsid w:val="000A62E8"/>
    <w:rsid w:val="000B3A17"/>
    <w:rsid w:val="001538DF"/>
    <w:rsid w:val="001618B5"/>
    <w:rsid w:val="002156D3"/>
    <w:rsid w:val="00262916"/>
    <w:rsid w:val="00280741"/>
    <w:rsid w:val="002B0B1E"/>
    <w:rsid w:val="002B2B47"/>
    <w:rsid w:val="002D1776"/>
    <w:rsid w:val="002F1F4C"/>
    <w:rsid w:val="003058BA"/>
    <w:rsid w:val="0030617D"/>
    <w:rsid w:val="00336594"/>
    <w:rsid w:val="003B6095"/>
    <w:rsid w:val="003B664D"/>
    <w:rsid w:val="003E6058"/>
    <w:rsid w:val="0049641F"/>
    <w:rsid w:val="004F4664"/>
    <w:rsid w:val="00532512"/>
    <w:rsid w:val="00536056"/>
    <w:rsid w:val="00552C40"/>
    <w:rsid w:val="00604BF8"/>
    <w:rsid w:val="00622224"/>
    <w:rsid w:val="006242EE"/>
    <w:rsid w:val="00631683"/>
    <w:rsid w:val="00635A3D"/>
    <w:rsid w:val="0065517C"/>
    <w:rsid w:val="00662815"/>
    <w:rsid w:val="0067755C"/>
    <w:rsid w:val="006C0F3E"/>
    <w:rsid w:val="006C1474"/>
    <w:rsid w:val="006C3811"/>
    <w:rsid w:val="006D4FCE"/>
    <w:rsid w:val="00786E24"/>
    <w:rsid w:val="00806971"/>
    <w:rsid w:val="008B129A"/>
    <w:rsid w:val="0095714C"/>
    <w:rsid w:val="009A7292"/>
    <w:rsid w:val="009B787E"/>
    <w:rsid w:val="00A42CAB"/>
    <w:rsid w:val="00A71120"/>
    <w:rsid w:val="00AE1C57"/>
    <w:rsid w:val="00AF2854"/>
    <w:rsid w:val="00B00DAB"/>
    <w:rsid w:val="00BD0227"/>
    <w:rsid w:val="00BF1212"/>
    <w:rsid w:val="00C0782B"/>
    <w:rsid w:val="00C32C6C"/>
    <w:rsid w:val="00C463CD"/>
    <w:rsid w:val="00C5548E"/>
    <w:rsid w:val="00C5777B"/>
    <w:rsid w:val="00C94BBD"/>
    <w:rsid w:val="00CD642D"/>
    <w:rsid w:val="00CF0FB0"/>
    <w:rsid w:val="00D470B0"/>
    <w:rsid w:val="00D83B4F"/>
    <w:rsid w:val="00DA1411"/>
    <w:rsid w:val="00E35C01"/>
    <w:rsid w:val="00E44526"/>
    <w:rsid w:val="00E604F5"/>
    <w:rsid w:val="00E80104"/>
    <w:rsid w:val="00EB423E"/>
    <w:rsid w:val="00EF3895"/>
    <w:rsid w:val="00F10FC8"/>
    <w:rsid w:val="00F51BC0"/>
    <w:rsid w:val="00F55EEC"/>
    <w:rsid w:val="00F63A6C"/>
    <w:rsid w:val="00FC2E96"/>
    <w:rsid w:val="00FF5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26A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916"/>
    <w:pPr>
      <w:spacing w:after="0" w:line="276" w:lineRule="auto"/>
    </w:pPr>
    <w:rPr>
      <w:rFonts w:ascii="Arial" w:eastAsia="Arial" w:hAnsi="Arial" w:cs="Arial"/>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262916"/>
    <w:rPr>
      <w:color w:val="0000FF"/>
      <w:u w:val="single"/>
    </w:rPr>
  </w:style>
  <w:style w:type="paragraph" w:styleId="Cabealho">
    <w:name w:val="header"/>
    <w:basedOn w:val="Normal"/>
    <w:link w:val="CabealhoChar"/>
    <w:uiPriority w:val="99"/>
    <w:unhideWhenUsed/>
    <w:rsid w:val="00E35C01"/>
    <w:pPr>
      <w:tabs>
        <w:tab w:val="center" w:pos="4680"/>
        <w:tab w:val="right" w:pos="9360"/>
      </w:tabs>
      <w:spacing w:line="240" w:lineRule="auto"/>
    </w:pPr>
  </w:style>
  <w:style w:type="character" w:customStyle="1" w:styleId="CabealhoChar">
    <w:name w:val="Cabeçalho Char"/>
    <w:basedOn w:val="Fontepargpadro"/>
    <w:link w:val="Cabealho"/>
    <w:uiPriority w:val="99"/>
    <w:rsid w:val="00E35C01"/>
    <w:rPr>
      <w:rFonts w:ascii="Arial" w:eastAsia="Arial" w:hAnsi="Arial" w:cs="Arial"/>
      <w:lang w:val="pt-BR"/>
    </w:rPr>
  </w:style>
  <w:style w:type="paragraph" w:styleId="Rodap">
    <w:name w:val="footer"/>
    <w:basedOn w:val="Normal"/>
    <w:link w:val="RodapChar"/>
    <w:uiPriority w:val="99"/>
    <w:unhideWhenUsed/>
    <w:rsid w:val="00E35C01"/>
    <w:pPr>
      <w:tabs>
        <w:tab w:val="center" w:pos="4680"/>
        <w:tab w:val="right" w:pos="9360"/>
      </w:tabs>
      <w:spacing w:line="240" w:lineRule="auto"/>
    </w:pPr>
  </w:style>
  <w:style w:type="character" w:customStyle="1" w:styleId="RodapChar">
    <w:name w:val="Rodapé Char"/>
    <w:basedOn w:val="Fontepargpadro"/>
    <w:link w:val="Rodap"/>
    <w:uiPriority w:val="99"/>
    <w:rsid w:val="00E35C01"/>
    <w:rPr>
      <w:rFonts w:ascii="Arial" w:eastAsia="Arial" w:hAnsi="Arial" w:cs="Arial"/>
      <w:lang w:val="pt-BR"/>
    </w:rPr>
  </w:style>
  <w:style w:type="paragraph" w:styleId="Textodebalo">
    <w:name w:val="Balloon Text"/>
    <w:basedOn w:val="Normal"/>
    <w:link w:val="TextodebaloChar"/>
    <w:uiPriority w:val="99"/>
    <w:semiHidden/>
    <w:unhideWhenUsed/>
    <w:rsid w:val="00D470B0"/>
    <w:pPr>
      <w:spacing w:line="240" w:lineRule="auto"/>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D470B0"/>
    <w:rPr>
      <w:rFonts w:ascii="Times New Roman" w:eastAsia="Arial" w:hAnsi="Times New Roman" w:cs="Times New Roman"/>
      <w:sz w:val="18"/>
      <w:szCs w:val="18"/>
      <w:lang w:val="pt-BR"/>
    </w:rPr>
  </w:style>
  <w:style w:type="character" w:styleId="Refdecomentrio">
    <w:name w:val="annotation reference"/>
    <w:basedOn w:val="Fontepargpadro"/>
    <w:uiPriority w:val="99"/>
    <w:semiHidden/>
    <w:unhideWhenUsed/>
    <w:rsid w:val="003058BA"/>
    <w:rPr>
      <w:sz w:val="16"/>
      <w:szCs w:val="16"/>
    </w:rPr>
  </w:style>
  <w:style w:type="paragraph" w:styleId="Textodecomentrio">
    <w:name w:val="annotation text"/>
    <w:basedOn w:val="Normal"/>
    <w:link w:val="TextodecomentrioChar"/>
    <w:uiPriority w:val="99"/>
    <w:semiHidden/>
    <w:unhideWhenUsed/>
    <w:rsid w:val="003058B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058BA"/>
    <w:rPr>
      <w:rFonts w:ascii="Arial" w:eastAsia="Arial" w:hAnsi="Arial" w:cs="Arial"/>
      <w:sz w:val="20"/>
      <w:szCs w:val="20"/>
      <w:lang w:val="pt-BR"/>
    </w:rPr>
  </w:style>
  <w:style w:type="paragraph" w:styleId="Assuntodocomentrio">
    <w:name w:val="annotation subject"/>
    <w:basedOn w:val="Textodecomentrio"/>
    <w:next w:val="Textodecomentrio"/>
    <w:link w:val="AssuntodocomentrioChar"/>
    <w:uiPriority w:val="99"/>
    <w:semiHidden/>
    <w:unhideWhenUsed/>
    <w:rsid w:val="003058BA"/>
    <w:rPr>
      <w:b/>
      <w:bCs/>
    </w:rPr>
  </w:style>
  <w:style w:type="character" w:customStyle="1" w:styleId="AssuntodocomentrioChar">
    <w:name w:val="Assunto do comentário Char"/>
    <w:basedOn w:val="TextodecomentrioChar"/>
    <w:link w:val="Assuntodocomentrio"/>
    <w:uiPriority w:val="99"/>
    <w:semiHidden/>
    <w:rsid w:val="003058BA"/>
    <w:rPr>
      <w:rFonts w:ascii="Arial" w:eastAsia="Arial" w:hAnsi="Arial" w:cs="Arial"/>
      <w:b/>
      <w:bCs/>
      <w:sz w:val="20"/>
      <w:szCs w:val="20"/>
      <w:lang w:val="pt-BR"/>
    </w:rPr>
  </w:style>
  <w:style w:type="character" w:styleId="MenoPendente">
    <w:name w:val="Unresolved Mention"/>
    <w:basedOn w:val="Fontepargpadro"/>
    <w:uiPriority w:val="99"/>
    <w:semiHidden/>
    <w:unhideWhenUsed/>
    <w:rsid w:val="004F46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1016/j.rse.2007.03.010"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6401</Words>
  <Characters>36491</Characters>
  <Application>Microsoft Office Word</Application>
  <DocSecurity>0</DocSecurity>
  <Lines>304</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2021-01-21T23:23:00Z</dcterms:created>
  <dcterms:modified xsi:type="dcterms:W3CDTF">2021-01-21T23:23:00Z</dcterms:modified>
</cp:coreProperties>
</file>